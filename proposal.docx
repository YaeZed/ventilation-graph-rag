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1A6F6">
      <w:pPr>
        <w:ind w:firstLine="160" w:firstLineChars="50"/>
        <w:jc w:val="left"/>
        <w:rPr>
          <w:color w:val="000000"/>
          <w:sz w:val="32"/>
        </w:rPr>
      </w:pPr>
      <w:r>
        <w:rPr>
          <w:color w:val="000000"/>
          <w:sz w:val="32"/>
        </w:rPr>
        <w:t>附件：</w:t>
      </w:r>
    </w:p>
    <w:p w14:paraId="5B0DD218">
      <w:pPr>
        <w:jc w:val="center"/>
        <w:rPr>
          <w:color w:val="000000"/>
          <w:sz w:val="32"/>
        </w:rPr>
      </w:pPr>
    </w:p>
    <w:p w14:paraId="2811932A">
      <w:pPr>
        <w:jc w:val="center"/>
        <w:rPr>
          <w:rFonts w:eastAsia="楷体"/>
          <w:color w:val="000000"/>
          <w:sz w:val="44"/>
          <w:szCs w:val="44"/>
        </w:rPr>
      </w:pPr>
      <w:r>
        <w:rPr>
          <w:rFonts w:eastAsia="楷体"/>
          <w:color w:val="000000"/>
          <w:sz w:val="44"/>
          <w:szCs w:val="44"/>
        </w:rPr>
        <w:t>辽 宁 工 程 技 术 大 学</w:t>
      </w:r>
    </w:p>
    <w:p w14:paraId="34549DCE">
      <w:pPr>
        <w:jc w:val="center"/>
        <w:rPr>
          <w:color w:val="000000"/>
          <w:sz w:val="32"/>
        </w:rPr>
      </w:pPr>
    </w:p>
    <w:p w14:paraId="38011A1B">
      <w:pPr>
        <w:jc w:val="center"/>
        <w:rPr>
          <w:b/>
          <w:bCs/>
          <w:color w:val="000000"/>
          <w:spacing w:val="-18"/>
          <w:sz w:val="44"/>
          <w:szCs w:val="44"/>
        </w:rPr>
      </w:pPr>
      <w:r>
        <w:rPr>
          <w:b/>
          <w:bCs/>
          <w:color w:val="000000"/>
          <w:sz w:val="36"/>
        </w:rPr>
        <mc:AlternateContent>
          <mc:Choice Requires="wpg">
            <w:drawing>
              <wp:anchor distT="0" distB="0" distL="114300" distR="114300" simplePos="0" relativeHeight="251659264" behindDoc="1" locked="0" layoutInCell="1" allowOverlap="1">
                <wp:simplePos x="0" y="0"/>
                <wp:positionH relativeFrom="column">
                  <wp:posOffset>114300</wp:posOffset>
                </wp:positionH>
                <wp:positionV relativeFrom="paragraph">
                  <wp:posOffset>0</wp:posOffset>
                </wp:positionV>
                <wp:extent cx="685800" cy="495300"/>
                <wp:effectExtent l="4445" t="4445" r="10795" b="18415"/>
                <wp:wrapNone/>
                <wp:docPr id="3" name="组合 2"/>
                <wp:cNvGraphicFramePr/>
                <a:graphic xmlns:a="http://schemas.openxmlformats.org/drawingml/2006/main">
                  <a:graphicData uri="http://schemas.microsoft.com/office/word/2010/wordprocessingGroup">
                    <wpg:wgp>
                      <wpg:cNvGrpSpPr/>
                      <wpg:grpSpPr>
                        <a:xfrm>
                          <a:off x="0" y="0"/>
                          <a:ext cx="685800" cy="495300"/>
                          <a:chOff x="1418" y="3468"/>
                          <a:chExt cx="1080" cy="780"/>
                        </a:xfrm>
                      </wpg:grpSpPr>
                      <wps:wsp>
                        <wps:cNvPr id="1" name="文本框 3"/>
                        <wps:cNvSpPr txBox="1"/>
                        <wps:spPr>
                          <a:xfrm>
                            <a:off x="1418" y="3468"/>
                            <a:ext cx="1080" cy="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22C037D">
                              <w:pPr>
                                <w:spacing w:line="280" w:lineRule="exact"/>
                                <w:rPr>
                                  <w:rFonts w:hint="eastAsia" w:ascii="隶书" w:eastAsia="隶书"/>
                                  <w:sz w:val="28"/>
                                  <w:szCs w:val="28"/>
                                </w:rPr>
                              </w:pPr>
                              <w:r>
                                <w:rPr>
                                  <w:rFonts w:hint="eastAsia" w:ascii="隶书" w:eastAsia="隶书"/>
                                  <w:sz w:val="28"/>
                                  <w:szCs w:val="28"/>
                                </w:rPr>
                                <w:t>博士</w:t>
                              </w:r>
                            </w:p>
                            <w:p w14:paraId="7D31D059">
                              <w:pPr>
                                <w:spacing w:line="280" w:lineRule="exact"/>
                                <w:rPr>
                                  <w:rFonts w:hint="eastAsia" w:ascii="隶书" w:eastAsia="隶书"/>
                                  <w:sz w:val="28"/>
                                  <w:szCs w:val="28"/>
                                </w:rPr>
                              </w:pPr>
                              <w:r>
                                <w:rPr>
                                  <w:rFonts w:hint="eastAsia" w:ascii="隶书" w:eastAsia="隶书"/>
                                  <w:sz w:val="28"/>
                                  <w:szCs w:val="28"/>
                                </w:rPr>
                                <w:t>硕士</w:t>
                              </w:r>
                            </w:p>
                          </w:txbxContent>
                        </wps:txbx>
                        <wps:bodyPr wrap="square" upright="1"/>
                      </wps:wsp>
                      <wps:wsp>
                        <wps:cNvPr id="2" name="直线 4"/>
                        <wps:cNvCnPr/>
                        <wps:spPr>
                          <a:xfrm>
                            <a:off x="1598" y="3822"/>
                            <a:ext cx="540" cy="0"/>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组合 2" o:spid="_x0000_s1026" o:spt="203" style="position:absolute;left:0pt;margin-left:9pt;margin-top:0pt;height:39pt;width:54pt;z-index:-251657216;mso-width-relative:page;mso-height-relative:page;" coordorigin="1418,3468" coordsize="1080,780" o:gfxdata="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PDz&#10;fnHVAAAABgEAAA8AAAAAAAAAAQAgAAAAIgAAAGRycy9kb3ducmV2LnhtbFBLAQIUABQAAAAIAIdO&#10;4kCHrICj0QIAAHEHAAAOAAAAAAAAAAEAIAAAACQBAABkcnMvZTJvRG9jLnhtbFBLBQYAAAAABgAG&#10;AFkBAABnBgAAAAA=&#10;">
                <o:lock v:ext="edit" aspectratio="f"/>
                <v:shape id="文本框 3" o:spid="_x0000_s1026" o:spt="202" type="#_x0000_t202" style="position:absolute;left:1418;top:3468;height:780;width:1080;" fillcolor="#FFFFFF" filled="t" stroked="t" coordsize="21600,21600" o:gfxdata="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V0EaW5AAAA2gAA&#10;AA8AAAAAAAAAAQAgAAAAIgAAAGRycy9kb3ducmV2LnhtbFBLAQIUABQAAAAIAIdO4kAzLwWeOwAA&#10;ADkAAAAQAAAAAAAAAAEAIAAAAAgBAABkcnMvc2hhcGV4bWwueG1sUEsFBgAAAAAGAAYAWwEAALID&#10;AAAAAA==&#10;">
                  <v:fill on="t" focussize="0,0"/>
                  <v:stroke color="#FFFFFF" joinstyle="miter"/>
                  <v:imagedata o:title=""/>
                  <o:lock v:ext="edit" aspectratio="f"/>
                  <v:textbox>
                    <w:txbxContent>
                      <w:p w14:paraId="322C037D">
                        <w:pPr>
                          <w:spacing w:line="280" w:lineRule="exact"/>
                          <w:rPr>
                            <w:rFonts w:hint="eastAsia" w:ascii="隶书" w:eastAsia="隶书"/>
                            <w:sz w:val="28"/>
                            <w:szCs w:val="28"/>
                          </w:rPr>
                        </w:pPr>
                        <w:r>
                          <w:rPr>
                            <w:rFonts w:hint="eastAsia" w:ascii="隶书" w:eastAsia="隶书"/>
                            <w:sz w:val="28"/>
                            <w:szCs w:val="28"/>
                          </w:rPr>
                          <w:t>博士</w:t>
                        </w:r>
                      </w:p>
                      <w:p w14:paraId="7D31D059">
                        <w:pPr>
                          <w:spacing w:line="280" w:lineRule="exact"/>
                          <w:rPr>
                            <w:rFonts w:hint="eastAsia" w:ascii="隶书" w:eastAsia="隶书"/>
                            <w:sz w:val="28"/>
                            <w:szCs w:val="28"/>
                          </w:rPr>
                        </w:pPr>
                        <w:r>
                          <w:rPr>
                            <w:rFonts w:hint="eastAsia" w:ascii="隶书" w:eastAsia="隶书"/>
                            <w:sz w:val="28"/>
                            <w:szCs w:val="28"/>
                          </w:rPr>
                          <w:t>硕士</w:t>
                        </w:r>
                      </w:p>
                    </w:txbxContent>
                  </v:textbox>
                </v:shape>
                <v:line id="直线 4" o:spid="_x0000_s1026" o:spt="20" style="position:absolute;left:1598;top:3822;height:0;width:540;" filled="f" stroked="t" coordsize="21600,21600" o:gfxdata="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SEfO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b/>
          <w:bCs/>
          <w:color w:val="000000"/>
          <w:spacing w:val="-18"/>
          <w:sz w:val="44"/>
          <w:szCs w:val="44"/>
        </w:rPr>
        <w:t>研究生学位论文选题与开题报告</w:t>
      </w:r>
    </w:p>
    <w:p w14:paraId="34A9C591">
      <w:pPr>
        <w:jc w:val="center"/>
        <w:rPr>
          <w:b/>
          <w:bCs/>
          <w:color w:val="000000"/>
          <w:sz w:val="36"/>
        </w:rPr>
      </w:pPr>
    </w:p>
    <w:p w14:paraId="4614ED5E">
      <w:pPr>
        <w:jc w:val="center"/>
        <w:rPr>
          <w:b/>
          <w:bCs/>
          <w:color w:val="000000"/>
          <w:sz w:val="36"/>
        </w:rPr>
      </w:pPr>
    </w:p>
    <w:p w14:paraId="48B995E9">
      <w:pPr>
        <w:jc w:val="center"/>
        <w:rPr>
          <w:b/>
          <w:bCs/>
          <w:color w:val="000000"/>
          <w:sz w:val="36"/>
        </w:rPr>
      </w:pPr>
    </w:p>
    <w:p w14:paraId="54CEDB66">
      <w:pPr>
        <w:jc w:val="center"/>
        <w:rPr>
          <w:b/>
          <w:bCs/>
          <w:color w:val="000000"/>
          <w:sz w:val="36"/>
        </w:rPr>
      </w:pPr>
    </w:p>
    <w:p w14:paraId="20A49715">
      <w:pPr>
        <w:jc w:val="center"/>
        <w:rPr>
          <w:b/>
          <w:bCs/>
          <w:color w:val="000000"/>
          <w:sz w:val="36"/>
        </w:rPr>
      </w:pPr>
    </w:p>
    <w:p w14:paraId="489F3481">
      <w:pPr>
        <w:jc w:val="center"/>
        <w:rPr>
          <w:b/>
          <w:bCs/>
          <w:color w:val="000000"/>
          <w:sz w:val="36"/>
        </w:rPr>
      </w:pPr>
    </w:p>
    <w:p w14:paraId="5F296C0A">
      <w:pPr>
        <w:ind w:firstLine="1980" w:firstLineChars="660"/>
        <w:jc w:val="left"/>
        <w:rPr>
          <w:color w:val="000000"/>
          <w:sz w:val="30"/>
          <w:szCs w:val="30"/>
          <w:u w:val="single"/>
        </w:rPr>
      </w:pPr>
      <w:r>
        <w:rPr>
          <w:color w:val="000000"/>
          <w:sz w:val="30"/>
          <w:szCs w:val="30"/>
        </w:rPr>
        <w:t xml:space="preserve">研究生姓名： </w:t>
      </w:r>
      <w:r>
        <w:rPr>
          <w:color w:val="000000"/>
          <w:sz w:val="30"/>
          <w:szCs w:val="30"/>
          <w:u w:val="single"/>
        </w:rPr>
        <w:t xml:space="preserve">         </w:t>
      </w:r>
      <w:r>
        <w:rPr>
          <w:rFonts w:hint="eastAsia"/>
          <w:color w:val="000000"/>
          <w:sz w:val="30"/>
          <w:szCs w:val="30"/>
          <w:u w:val="single"/>
        </w:rPr>
        <w:t>张明俊</w:t>
      </w:r>
      <w:r>
        <w:rPr>
          <w:color w:val="000000"/>
          <w:sz w:val="30"/>
          <w:szCs w:val="30"/>
          <w:u w:val="single"/>
        </w:rPr>
        <w:t xml:space="preserve">        </w:t>
      </w:r>
    </w:p>
    <w:p w14:paraId="0F220CFE">
      <w:pPr>
        <w:ind w:firstLine="1985" w:firstLineChars="584"/>
        <w:rPr>
          <w:color w:val="000000"/>
          <w:spacing w:val="20"/>
          <w:sz w:val="30"/>
          <w:szCs w:val="30"/>
          <w:u w:val="single"/>
        </w:rPr>
      </w:pPr>
      <w:r>
        <w:rPr>
          <w:color w:val="000000"/>
          <w:spacing w:val="20"/>
          <w:sz w:val="30"/>
          <w:szCs w:val="30"/>
        </w:rPr>
        <w:t xml:space="preserve">学科(领域)： </w:t>
      </w:r>
      <w:r>
        <w:rPr>
          <w:color w:val="000000"/>
          <w:spacing w:val="20"/>
          <w:sz w:val="30"/>
          <w:szCs w:val="30"/>
          <w:u w:val="single"/>
        </w:rPr>
        <w:t xml:space="preserve">  安全科学与工程   </w:t>
      </w:r>
    </w:p>
    <w:p w14:paraId="2B42F8ED">
      <w:pPr>
        <w:tabs>
          <w:tab w:val="left" w:pos="0"/>
        </w:tabs>
        <w:ind w:firstLine="1972" w:firstLineChars="542"/>
        <w:rPr>
          <w:color w:val="000000"/>
          <w:spacing w:val="32"/>
          <w:sz w:val="30"/>
          <w:szCs w:val="30"/>
        </w:rPr>
      </w:pPr>
      <w:r>
        <w:rPr>
          <w:color w:val="000000"/>
          <w:spacing w:val="32"/>
          <w:sz w:val="30"/>
          <w:szCs w:val="30"/>
        </w:rPr>
        <w:t xml:space="preserve">研究方向： </w:t>
      </w:r>
      <w:r>
        <w:rPr>
          <w:color w:val="000000"/>
          <w:spacing w:val="32"/>
          <w:sz w:val="30"/>
          <w:szCs w:val="30"/>
          <w:u w:val="single"/>
        </w:rPr>
        <w:t xml:space="preserve">  安全技术及工程  </w:t>
      </w:r>
    </w:p>
    <w:p w14:paraId="06012977">
      <w:pPr>
        <w:ind w:firstLine="1987" w:firstLineChars="540"/>
        <w:rPr>
          <w:color w:val="000000"/>
          <w:spacing w:val="34"/>
          <w:sz w:val="30"/>
          <w:szCs w:val="30"/>
          <w:u w:val="single"/>
        </w:rPr>
      </w:pPr>
      <w:r>
        <w:rPr>
          <w:color w:val="000000"/>
          <w:spacing w:val="34"/>
          <w:sz w:val="30"/>
          <w:szCs w:val="30"/>
        </w:rPr>
        <w:t xml:space="preserve">导师姓名： </w:t>
      </w:r>
      <w:r>
        <w:rPr>
          <w:color w:val="000000"/>
          <w:spacing w:val="34"/>
          <w:sz w:val="30"/>
          <w:szCs w:val="30"/>
          <w:u w:val="single"/>
        </w:rPr>
        <w:t xml:space="preserve">      高科      </w:t>
      </w:r>
    </w:p>
    <w:p w14:paraId="7DCD3094">
      <w:pPr>
        <w:ind w:firstLine="1987" w:firstLineChars="540"/>
        <w:rPr>
          <w:color w:val="000000"/>
          <w:spacing w:val="34"/>
          <w:sz w:val="30"/>
          <w:szCs w:val="30"/>
        </w:rPr>
      </w:pPr>
      <w:r>
        <w:rPr>
          <w:color w:val="000000"/>
          <w:spacing w:val="34"/>
          <w:sz w:val="30"/>
          <w:szCs w:val="30"/>
        </w:rPr>
        <w:t xml:space="preserve">时   间： </w:t>
      </w:r>
      <w:r>
        <w:rPr>
          <w:color w:val="000000"/>
          <w:spacing w:val="34"/>
          <w:sz w:val="30"/>
          <w:szCs w:val="30"/>
          <w:u w:val="single"/>
        </w:rPr>
        <w:t xml:space="preserve">  </w:t>
      </w:r>
      <w:r>
        <w:rPr>
          <w:rFonts w:hint="eastAsia"/>
          <w:color w:val="000000"/>
          <w:spacing w:val="34"/>
          <w:sz w:val="30"/>
          <w:szCs w:val="30"/>
          <w:u w:val="single"/>
          <w:lang w:val="en-US" w:eastAsia="zh-CN"/>
        </w:rPr>
        <w:t>2026</w:t>
      </w:r>
      <w:r>
        <w:rPr>
          <w:color w:val="000000"/>
          <w:spacing w:val="34"/>
          <w:sz w:val="30"/>
          <w:szCs w:val="30"/>
          <w:u w:val="single"/>
        </w:rPr>
        <w:t>年</w:t>
      </w:r>
      <w:r>
        <w:rPr>
          <w:rFonts w:hint="eastAsia"/>
          <w:color w:val="000000"/>
          <w:spacing w:val="34"/>
          <w:sz w:val="30"/>
          <w:szCs w:val="30"/>
          <w:u w:val="single"/>
          <w:lang w:val="en-US" w:eastAsia="zh-CN"/>
        </w:rPr>
        <w:t>3</w:t>
      </w:r>
      <w:r>
        <w:rPr>
          <w:color w:val="000000"/>
          <w:spacing w:val="34"/>
          <w:sz w:val="30"/>
          <w:szCs w:val="30"/>
          <w:u w:val="single"/>
        </w:rPr>
        <w:t>月</w:t>
      </w:r>
      <w:r>
        <w:rPr>
          <w:rFonts w:hint="eastAsia"/>
          <w:color w:val="000000"/>
          <w:spacing w:val="34"/>
          <w:sz w:val="30"/>
          <w:szCs w:val="30"/>
          <w:u w:val="single"/>
          <w:lang w:val="en-US" w:eastAsia="zh-CN"/>
        </w:rPr>
        <w:t>3</w:t>
      </w:r>
      <w:r>
        <w:rPr>
          <w:color w:val="000000"/>
          <w:spacing w:val="34"/>
          <w:sz w:val="30"/>
          <w:szCs w:val="30"/>
          <w:u w:val="single"/>
        </w:rPr>
        <w:t xml:space="preserve">日  </w:t>
      </w:r>
    </w:p>
    <w:p w14:paraId="3E536E91">
      <w:pPr>
        <w:ind w:firstLine="1285" w:firstLineChars="400"/>
        <w:rPr>
          <w:b/>
          <w:bCs/>
          <w:color w:val="000000"/>
          <w:sz w:val="32"/>
          <w:u w:val="single"/>
        </w:rPr>
      </w:pPr>
    </w:p>
    <w:p w14:paraId="4929687F">
      <w:pPr>
        <w:jc w:val="center"/>
        <w:rPr>
          <w:bCs/>
          <w:color w:val="000000"/>
          <w:sz w:val="30"/>
          <w:szCs w:val="30"/>
        </w:rPr>
      </w:pPr>
    </w:p>
    <w:p w14:paraId="03596748">
      <w:pPr>
        <w:jc w:val="center"/>
        <w:rPr>
          <w:bCs/>
          <w:color w:val="000000"/>
          <w:sz w:val="30"/>
          <w:szCs w:val="30"/>
        </w:rPr>
      </w:pPr>
    </w:p>
    <w:p w14:paraId="329D6DBE">
      <w:pPr>
        <w:jc w:val="center"/>
        <w:rPr>
          <w:bCs/>
          <w:color w:val="000000"/>
          <w:sz w:val="30"/>
          <w:szCs w:val="30"/>
        </w:rPr>
      </w:pPr>
    </w:p>
    <w:p w14:paraId="4D488853">
      <w:pPr>
        <w:jc w:val="center"/>
        <w:rPr>
          <w:rFonts w:eastAsia="楷体"/>
          <w:b/>
          <w:bCs/>
          <w:color w:val="000000"/>
          <w:sz w:val="32"/>
          <w:szCs w:val="32"/>
          <w:u w:val="single"/>
        </w:rPr>
      </w:pPr>
      <w:r>
        <w:rPr>
          <w:rFonts w:eastAsia="楷体"/>
          <w:bCs/>
          <w:color w:val="000000"/>
          <w:sz w:val="32"/>
          <w:szCs w:val="32"/>
        </w:rPr>
        <w:t>辽宁工程技术大学研究生院 制</w:t>
      </w:r>
    </w:p>
    <w:p w14:paraId="40F3810C">
      <w:pPr>
        <w:jc w:val="center"/>
        <w:rPr>
          <w:rFonts w:eastAsia="黑体"/>
          <w:b/>
          <w:bCs/>
          <w:color w:val="000000"/>
          <w:szCs w:val="21"/>
          <w:u w:val="single"/>
        </w:rPr>
      </w:pPr>
    </w:p>
    <w:p w14:paraId="0B7E3B65">
      <w:pPr>
        <w:jc w:val="center"/>
        <w:rPr>
          <w:rFonts w:eastAsia="黑体"/>
          <w:b/>
          <w:bCs/>
          <w:color w:val="000000"/>
          <w:szCs w:val="21"/>
          <w:u w:val="single"/>
        </w:rPr>
      </w:pPr>
    </w:p>
    <w:p w14:paraId="0D6AA04D">
      <w:pPr>
        <w:jc w:val="center"/>
        <w:rPr>
          <w:rFonts w:eastAsia="黑体"/>
          <w:b/>
          <w:bCs/>
          <w:color w:val="000000"/>
          <w:szCs w:val="21"/>
          <w:u w:val="single"/>
        </w:rPr>
      </w:pPr>
    </w:p>
    <w:p w14:paraId="4F94AFE7">
      <w:pPr>
        <w:jc w:val="center"/>
        <w:rPr>
          <w:rFonts w:eastAsia="黑体"/>
          <w:b/>
          <w:bCs/>
          <w:color w:val="000000"/>
          <w:szCs w:val="21"/>
          <w:u w:val="single"/>
        </w:rPr>
      </w:pPr>
    </w:p>
    <w:p w14:paraId="2DF6D08D">
      <w:pPr>
        <w:jc w:val="center"/>
        <w:rPr>
          <w:rFonts w:eastAsia="黑体"/>
          <w:b/>
          <w:bCs/>
          <w:color w:val="000000"/>
          <w:szCs w:val="21"/>
          <w:u w:val="single"/>
        </w:rPr>
      </w:pPr>
    </w:p>
    <w:p w14:paraId="5C690B27">
      <w:pPr>
        <w:jc w:val="center"/>
        <w:rPr>
          <w:rFonts w:eastAsia="黑体"/>
          <w:bCs/>
          <w:color w:val="000000"/>
          <w:sz w:val="36"/>
          <w:szCs w:val="36"/>
          <w:u w:val="single"/>
        </w:rPr>
      </w:pPr>
      <w:r>
        <w:rPr>
          <w:rFonts w:eastAsia="黑体"/>
          <w:bCs/>
          <w:color w:val="000000"/>
          <w:sz w:val="36"/>
          <w:szCs w:val="36"/>
          <w:u w:val="single"/>
        </w:rPr>
        <w:t>选 题 与 开 题 须 知</w:t>
      </w:r>
    </w:p>
    <w:p w14:paraId="05E631D6">
      <w:pPr>
        <w:rPr>
          <w:color w:val="000000"/>
        </w:rPr>
      </w:pPr>
    </w:p>
    <w:p w14:paraId="6B2B1D2C">
      <w:pPr>
        <w:rPr>
          <w:rFonts w:eastAsia="等线"/>
          <w:color w:val="000000"/>
          <w:sz w:val="32"/>
          <w:szCs w:val="32"/>
        </w:rPr>
      </w:pPr>
      <w:r>
        <w:rPr>
          <w:rFonts w:eastAsia="等线"/>
          <w:color w:val="000000"/>
          <w:sz w:val="32"/>
          <w:szCs w:val="32"/>
        </w:rPr>
        <w:t>一、选题原则</w:t>
      </w:r>
    </w:p>
    <w:p w14:paraId="665E8712">
      <w:pPr>
        <w:rPr>
          <w:color w:val="000000"/>
          <w:szCs w:val="21"/>
        </w:rPr>
      </w:pPr>
    </w:p>
    <w:p w14:paraId="30B5480B">
      <w:pPr>
        <w:ind w:firstLine="494" w:firstLineChars="205"/>
        <w:rPr>
          <w:b/>
          <w:color w:val="000000"/>
          <w:sz w:val="24"/>
        </w:rPr>
      </w:pPr>
      <w:r>
        <w:rPr>
          <w:b/>
          <w:color w:val="000000"/>
          <w:sz w:val="24"/>
        </w:rPr>
        <w:t>（一）博士生：</w:t>
      </w:r>
    </w:p>
    <w:p w14:paraId="125018A0">
      <w:pPr>
        <w:spacing w:line="276" w:lineRule="auto"/>
        <w:ind w:firstLine="430" w:firstLineChars="205"/>
        <w:rPr>
          <w:color w:val="000000"/>
        </w:rPr>
      </w:pPr>
      <w:r>
        <w:rPr>
          <w:color w:val="000000"/>
        </w:rPr>
        <w:t>1. 应选择学科前沿，对科学技术进步有重要的理论意义或较大理论意义的课题，也可选择对国民经济发展有重要或较大理论意义或实用价值的课题。</w:t>
      </w:r>
    </w:p>
    <w:p w14:paraId="3B5D468D">
      <w:pPr>
        <w:spacing w:line="276" w:lineRule="auto"/>
        <w:ind w:firstLine="430" w:firstLineChars="205"/>
        <w:rPr>
          <w:color w:val="000000"/>
        </w:rPr>
      </w:pPr>
      <w:r>
        <w:rPr>
          <w:color w:val="000000"/>
        </w:rPr>
        <w:t>2. 课题具有很大的难度，便于作者做出</w:t>
      </w:r>
      <w:bookmarkStart w:id="0" w:name="_Hlk115861827"/>
      <w:r>
        <w:rPr>
          <w:color w:val="000000"/>
        </w:rPr>
        <w:t>创新性成果</w:t>
      </w:r>
      <w:bookmarkEnd w:id="0"/>
      <w:r>
        <w:rPr>
          <w:color w:val="000000"/>
        </w:rPr>
        <w:t>。</w:t>
      </w:r>
    </w:p>
    <w:p w14:paraId="3C05FA83">
      <w:pPr>
        <w:spacing w:line="276" w:lineRule="auto"/>
        <w:ind w:firstLine="430" w:firstLineChars="205"/>
        <w:rPr>
          <w:color w:val="000000"/>
        </w:rPr>
      </w:pPr>
      <w:r>
        <w:rPr>
          <w:color w:val="000000"/>
        </w:rPr>
        <w:t>3. 要有先进的科学实验或计算手段验证理论。</w:t>
      </w:r>
    </w:p>
    <w:p w14:paraId="7F27E65D">
      <w:pPr>
        <w:spacing w:line="276" w:lineRule="auto"/>
        <w:ind w:firstLine="430" w:firstLineChars="205"/>
        <w:rPr>
          <w:color w:val="000000"/>
        </w:rPr>
      </w:pPr>
      <w:r>
        <w:rPr>
          <w:color w:val="000000"/>
        </w:rPr>
        <w:t>4. 要尽量结合导师的科研任务进行选题。</w:t>
      </w:r>
    </w:p>
    <w:p w14:paraId="7DC1D30F">
      <w:pPr>
        <w:spacing w:line="276" w:lineRule="auto"/>
        <w:ind w:firstLine="430" w:firstLineChars="205"/>
        <w:rPr>
          <w:color w:val="000000"/>
        </w:rPr>
      </w:pPr>
      <w:r>
        <w:rPr>
          <w:color w:val="000000"/>
        </w:rPr>
        <w:t>5. 要广泛阅读文献资料，要对本学科及相关学科研究状况和最新进展有全面的了解，写出文献综述。</w:t>
      </w:r>
    </w:p>
    <w:p w14:paraId="78305B27">
      <w:pPr>
        <w:spacing w:before="240" w:line="276" w:lineRule="auto"/>
        <w:ind w:firstLine="494" w:firstLineChars="205"/>
        <w:rPr>
          <w:b/>
          <w:color w:val="000000"/>
          <w:sz w:val="24"/>
        </w:rPr>
      </w:pPr>
      <w:r>
        <w:rPr>
          <w:b/>
          <w:color w:val="000000"/>
          <w:sz w:val="24"/>
        </w:rPr>
        <w:t>（二）硕士生：</w:t>
      </w:r>
    </w:p>
    <w:p w14:paraId="7B1A0319">
      <w:pPr>
        <w:spacing w:line="276" w:lineRule="auto"/>
        <w:ind w:firstLine="430" w:firstLineChars="205"/>
        <w:rPr>
          <w:color w:val="000000"/>
        </w:rPr>
      </w:pPr>
      <w:r>
        <w:rPr>
          <w:color w:val="000000"/>
        </w:rPr>
        <w:t>1. 应选择有较大的科学研究意义或有一定理论意义的课题，也可以选择对国民经济建设有较大实用价值或一定价值的课题。</w:t>
      </w:r>
    </w:p>
    <w:p w14:paraId="31366FAD">
      <w:pPr>
        <w:spacing w:line="276" w:lineRule="auto"/>
        <w:ind w:firstLine="430" w:firstLineChars="205"/>
        <w:rPr>
          <w:color w:val="000000"/>
        </w:rPr>
      </w:pPr>
      <w:r>
        <w:rPr>
          <w:color w:val="000000"/>
        </w:rPr>
        <w:t>2. 课题要具有先进性，便于作者提出创新性成果。</w:t>
      </w:r>
    </w:p>
    <w:p w14:paraId="15CA0DA9">
      <w:pPr>
        <w:spacing w:line="276" w:lineRule="auto"/>
        <w:ind w:firstLine="430" w:firstLineChars="205"/>
        <w:rPr>
          <w:color w:val="000000"/>
        </w:rPr>
      </w:pPr>
      <w:r>
        <w:rPr>
          <w:color w:val="000000"/>
        </w:rPr>
        <w:t>3. 课题要有一定的份量和难度，同时要考虑在一年内完成。</w:t>
      </w:r>
    </w:p>
    <w:p w14:paraId="2A684794">
      <w:pPr>
        <w:spacing w:line="276" w:lineRule="auto"/>
        <w:ind w:firstLine="430" w:firstLineChars="205"/>
        <w:rPr>
          <w:color w:val="000000"/>
        </w:rPr>
      </w:pPr>
      <w:r>
        <w:rPr>
          <w:color w:val="000000"/>
        </w:rPr>
        <w:t>4. 要对实验条件，计算手段的可行性有恰当的估计。</w:t>
      </w:r>
    </w:p>
    <w:p w14:paraId="47CD7514">
      <w:pPr>
        <w:spacing w:line="276" w:lineRule="auto"/>
        <w:ind w:firstLine="430" w:firstLineChars="205"/>
        <w:rPr>
          <w:color w:val="000000"/>
        </w:rPr>
      </w:pPr>
      <w:r>
        <w:rPr>
          <w:color w:val="000000"/>
        </w:rPr>
        <w:t>5. 要尽量结合导师的科研任务进行选题。</w:t>
      </w:r>
    </w:p>
    <w:p w14:paraId="19747D6C">
      <w:pPr>
        <w:spacing w:line="276" w:lineRule="auto"/>
        <w:ind w:firstLine="430" w:firstLineChars="205"/>
        <w:rPr>
          <w:color w:val="000000"/>
        </w:rPr>
      </w:pPr>
      <w:r>
        <w:rPr>
          <w:color w:val="000000"/>
        </w:rPr>
        <w:t>6. 要广泛阅读文献资料，了解本领域国内外学术研究动态，写出文献综述。</w:t>
      </w:r>
    </w:p>
    <w:p w14:paraId="7B43AE4F">
      <w:pPr>
        <w:ind w:firstLine="430" w:firstLineChars="205"/>
        <w:rPr>
          <w:color w:val="000000"/>
        </w:rPr>
      </w:pPr>
    </w:p>
    <w:p w14:paraId="5EAD2FE6">
      <w:pPr>
        <w:rPr>
          <w:rFonts w:eastAsia="等线"/>
          <w:color w:val="000000"/>
          <w:sz w:val="32"/>
          <w:szCs w:val="32"/>
        </w:rPr>
      </w:pPr>
      <w:r>
        <w:rPr>
          <w:rFonts w:eastAsia="等线"/>
          <w:color w:val="000000"/>
          <w:sz w:val="32"/>
          <w:szCs w:val="32"/>
        </w:rPr>
        <w:t>二、基本要求</w:t>
      </w:r>
    </w:p>
    <w:p w14:paraId="491DDCA5">
      <w:pPr>
        <w:spacing w:line="276" w:lineRule="auto"/>
        <w:ind w:firstLine="409" w:firstLineChars="195"/>
        <w:rPr>
          <w:color w:val="000000"/>
        </w:rPr>
      </w:pPr>
    </w:p>
    <w:p w14:paraId="3A71471C">
      <w:pPr>
        <w:spacing w:line="276" w:lineRule="auto"/>
        <w:ind w:firstLine="409" w:firstLineChars="195"/>
        <w:rPr>
          <w:color w:val="000000"/>
        </w:rPr>
      </w:pPr>
      <w:r>
        <w:rPr>
          <w:color w:val="000000"/>
        </w:rPr>
        <w:t>1. 查阅文献资料要求：博士生中外文献50篇以上；硕士生30篇以上，其中外文文献在1/3以上，近五年的文献在1/2以上，文献要在开题报告中被引用。</w:t>
      </w:r>
    </w:p>
    <w:p w14:paraId="5003E497">
      <w:pPr>
        <w:spacing w:line="276" w:lineRule="auto"/>
        <w:ind w:firstLine="409" w:firstLineChars="195"/>
        <w:rPr>
          <w:color w:val="000000"/>
        </w:rPr>
      </w:pPr>
      <w:r>
        <w:rPr>
          <w:color w:val="000000"/>
        </w:rPr>
        <w:t>2. 博士生通过选题报告后与论文答辩申请相隔期为1.5年，硕士生为1年。</w:t>
      </w:r>
    </w:p>
    <w:p w14:paraId="29AED4B4">
      <w:pPr>
        <w:spacing w:line="276" w:lineRule="auto"/>
        <w:ind w:firstLine="409" w:firstLineChars="195"/>
        <w:rPr>
          <w:color w:val="000000"/>
        </w:rPr>
      </w:pPr>
      <w:r>
        <w:rPr>
          <w:color w:val="000000"/>
        </w:rPr>
        <w:t>3. 报告书写主要内容：</w:t>
      </w:r>
    </w:p>
    <w:p w14:paraId="091B88C1">
      <w:pPr>
        <w:spacing w:line="276" w:lineRule="auto"/>
        <w:ind w:firstLine="420" w:firstLineChars="200"/>
        <w:rPr>
          <w:color w:val="000000"/>
        </w:rPr>
      </w:pPr>
      <w:r>
        <w:rPr>
          <w:color w:val="000000"/>
        </w:rPr>
        <w:t>（1）论文题目（或选题范围）</w:t>
      </w:r>
    </w:p>
    <w:p w14:paraId="081E780C">
      <w:pPr>
        <w:spacing w:line="276" w:lineRule="auto"/>
        <w:ind w:firstLine="420" w:firstLineChars="200"/>
        <w:rPr>
          <w:color w:val="000000"/>
        </w:rPr>
      </w:pPr>
      <w:r>
        <w:rPr>
          <w:color w:val="000000"/>
        </w:rPr>
        <w:t>（2）综述（国内外在这一领域已进行的工作及自己要进行的研究）</w:t>
      </w:r>
    </w:p>
    <w:p w14:paraId="5043D99C">
      <w:pPr>
        <w:spacing w:line="276" w:lineRule="auto"/>
        <w:ind w:firstLine="420" w:firstLineChars="200"/>
        <w:rPr>
          <w:color w:val="000000"/>
        </w:rPr>
      </w:pPr>
      <w:r>
        <w:rPr>
          <w:color w:val="000000"/>
        </w:rPr>
        <w:t>（3）论文的理论意义或实用价值</w:t>
      </w:r>
    </w:p>
    <w:p w14:paraId="3CA0C043">
      <w:pPr>
        <w:spacing w:line="276" w:lineRule="auto"/>
        <w:ind w:firstLine="420" w:firstLineChars="200"/>
        <w:rPr>
          <w:color w:val="000000"/>
        </w:rPr>
      </w:pPr>
      <w:r>
        <w:rPr>
          <w:color w:val="000000"/>
        </w:rPr>
        <w:t>（4）论文研究方案</w:t>
      </w:r>
    </w:p>
    <w:p w14:paraId="581998A4">
      <w:pPr>
        <w:spacing w:line="276" w:lineRule="auto"/>
        <w:ind w:firstLine="420" w:firstLineChars="200"/>
        <w:rPr>
          <w:color w:val="000000"/>
        </w:rPr>
      </w:pPr>
      <w:r>
        <w:rPr>
          <w:color w:val="000000"/>
        </w:rPr>
        <w:t>（5）实验、试验设想</w:t>
      </w:r>
    </w:p>
    <w:p w14:paraId="795A1077">
      <w:pPr>
        <w:spacing w:line="276" w:lineRule="auto"/>
        <w:ind w:firstLine="420" w:firstLineChars="200"/>
        <w:rPr>
          <w:color w:val="000000"/>
        </w:rPr>
      </w:pPr>
      <w:r>
        <w:rPr>
          <w:color w:val="000000"/>
        </w:rPr>
        <w:t>（6）论文研究预计困难和问题</w:t>
      </w:r>
    </w:p>
    <w:p w14:paraId="7499DF11">
      <w:pPr>
        <w:spacing w:line="276" w:lineRule="auto"/>
        <w:ind w:firstLine="420" w:firstLineChars="200"/>
        <w:rPr>
          <w:color w:val="000000"/>
        </w:rPr>
      </w:pPr>
      <w:r>
        <w:rPr>
          <w:color w:val="000000"/>
        </w:rPr>
        <w:t>（7）论文研究的预期成果</w:t>
      </w:r>
    </w:p>
    <w:p w14:paraId="7CA9BE72">
      <w:pPr>
        <w:spacing w:line="276" w:lineRule="auto"/>
        <w:ind w:firstLine="420" w:firstLineChars="200"/>
        <w:rPr>
          <w:color w:val="000000"/>
        </w:rPr>
      </w:pPr>
      <w:r>
        <w:rPr>
          <w:color w:val="000000"/>
        </w:rPr>
        <w:t>（8）所阅读的文献、资料</w:t>
      </w:r>
    </w:p>
    <w:p w14:paraId="0D77FAFE">
      <w:pPr>
        <w:spacing w:line="276" w:lineRule="auto"/>
        <w:ind w:firstLine="420" w:firstLineChars="200"/>
        <w:rPr>
          <w:rFonts w:eastAsia="黑体"/>
          <w:bCs/>
          <w:color w:val="000000"/>
          <w:sz w:val="32"/>
        </w:rPr>
      </w:pPr>
      <w:r>
        <w:rPr>
          <w:color w:val="000000"/>
        </w:rPr>
        <w:t>（9）论文工作安排</w:t>
      </w:r>
    </w:p>
    <w:p w14:paraId="4558D727">
      <w:pPr>
        <w:jc w:val="center"/>
        <w:rPr>
          <w:rFonts w:eastAsia="黑体"/>
          <w:bCs/>
          <w:color w:val="000000"/>
          <w:sz w:val="32"/>
        </w:rPr>
      </w:pPr>
    </w:p>
    <w:p w14:paraId="0A2E7906">
      <w:pPr>
        <w:jc w:val="center"/>
        <w:rPr>
          <w:rFonts w:eastAsia="黑体"/>
          <w:bCs/>
          <w:color w:val="000000"/>
          <w:sz w:val="32"/>
        </w:rPr>
      </w:pPr>
    </w:p>
    <w:p w14:paraId="01930D62">
      <w:pPr>
        <w:jc w:val="center"/>
      </w:pPr>
      <w:r>
        <w:rPr>
          <w:rFonts w:eastAsia="黑体"/>
          <w:bCs/>
          <w:color w:val="000000"/>
          <w:sz w:val="32"/>
        </w:rPr>
        <w:t>学位论文选题与开题报告</w:t>
      </w:r>
    </w:p>
    <w:tbl>
      <w:tblPr>
        <w:tblStyle w:val="12"/>
        <w:tblW w:w="8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475"/>
        <w:gridCol w:w="2157"/>
        <w:gridCol w:w="418"/>
        <w:gridCol w:w="898"/>
        <w:gridCol w:w="803"/>
        <w:gridCol w:w="513"/>
        <w:gridCol w:w="2632"/>
      </w:tblGrid>
      <w:tr w14:paraId="1FEA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365" w:type="dxa"/>
            <w:gridSpan w:val="2"/>
            <w:noWrap w:val="0"/>
            <w:vAlign w:val="center"/>
          </w:tcPr>
          <w:p w14:paraId="668DF221">
            <w:pPr>
              <w:jc w:val="center"/>
              <w:rPr>
                <w:color w:val="000000"/>
                <w:sz w:val="24"/>
              </w:rPr>
            </w:pPr>
            <w:r>
              <w:rPr>
                <w:color w:val="000000"/>
                <w:sz w:val="24"/>
              </w:rPr>
              <w:t>学生姓名</w:t>
            </w:r>
          </w:p>
        </w:tc>
        <w:tc>
          <w:tcPr>
            <w:tcW w:w="2575" w:type="dxa"/>
            <w:gridSpan w:val="2"/>
            <w:noWrap w:val="0"/>
            <w:vAlign w:val="center"/>
          </w:tcPr>
          <w:p w14:paraId="0688608B">
            <w:pPr>
              <w:jc w:val="center"/>
              <w:rPr>
                <w:rFonts w:hint="eastAsia"/>
                <w:color w:val="000000"/>
                <w:sz w:val="24"/>
              </w:rPr>
            </w:pPr>
            <w:r>
              <w:rPr>
                <w:rFonts w:hint="eastAsia"/>
                <w:color w:val="000000"/>
                <w:sz w:val="24"/>
              </w:rPr>
              <w:t>张明俊</w:t>
            </w:r>
          </w:p>
        </w:tc>
        <w:tc>
          <w:tcPr>
            <w:tcW w:w="1701" w:type="dxa"/>
            <w:gridSpan w:val="2"/>
            <w:noWrap w:val="0"/>
            <w:vAlign w:val="center"/>
          </w:tcPr>
          <w:p w14:paraId="5ACC906E">
            <w:pPr>
              <w:widowControl/>
              <w:jc w:val="center"/>
              <w:rPr>
                <w:color w:val="000000"/>
                <w:sz w:val="24"/>
              </w:rPr>
            </w:pPr>
            <w:r>
              <w:rPr>
                <w:color w:val="000000"/>
                <w:sz w:val="24"/>
              </w:rPr>
              <w:t>学科(领域)</w:t>
            </w:r>
          </w:p>
        </w:tc>
        <w:tc>
          <w:tcPr>
            <w:tcW w:w="3145" w:type="dxa"/>
            <w:gridSpan w:val="2"/>
            <w:noWrap w:val="0"/>
            <w:vAlign w:val="center"/>
          </w:tcPr>
          <w:p w14:paraId="076E7A4B">
            <w:pPr>
              <w:jc w:val="center"/>
              <w:rPr>
                <w:color w:val="000000"/>
                <w:sz w:val="24"/>
              </w:rPr>
            </w:pPr>
            <w:r>
              <w:rPr>
                <w:color w:val="000000"/>
                <w:sz w:val="24"/>
              </w:rPr>
              <w:t>安全科学与工程</w:t>
            </w:r>
          </w:p>
        </w:tc>
      </w:tr>
      <w:tr w14:paraId="735E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1365" w:type="dxa"/>
            <w:gridSpan w:val="2"/>
            <w:noWrap w:val="0"/>
            <w:vAlign w:val="center"/>
          </w:tcPr>
          <w:p w14:paraId="5841EC6D">
            <w:pPr>
              <w:pStyle w:val="24"/>
              <w:ind w:firstLine="2" w:firstLineChars="1"/>
              <w:jc w:val="center"/>
              <w:rPr>
                <w:color w:val="000000"/>
                <w:sz w:val="24"/>
                <w:szCs w:val="24"/>
              </w:rPr>
            </w:pPr>
            <w:r>
              <w:rPr>
                <w:color w:val="000000"/>
                <w:sz w:val="24"/>
                <w:szCs w:val="24"/>
              </w:rPr>
              <w:t>学位类别</w:t>
            </w:r>
          </w:p>
        </w:tc>
        <w:tc>
          <w:tcPr>
            <w:tcW w:w="2575" w:type="dxa"/>
            <w:gridSpan w:val="2"/>
            <w:noWrap w:val="0"/>
            <w:vAlign w:val="center"/>
          </w:tcPr>
          <w:p w14:paraId="4FF193E0">
            <w:pPr>
              <w:jc w:val="center"/>
              <w:rPr>
                <w:color w:val="000000"/>
                <w:sz w:val="24"/>
              </w:rPr>
            </w:pPr>
            <w:r>
              <w:rPr>
                <w:color w:val="000000"/>
                <w:sz w:val="24"/>
              </w:rPr>
              <w:t>工学硕士</w:t>
            </w:r>
          </w:p>
        </w:tc>
        <w:tc>
          <w:tcPr>
            <w:tcW w:w="1701" w:type="dxa"/>
            <w:gridSpan w:val="2"/>
            <w:noWrap w:val="0"/>
            <w:vAlign w:val="center"/>
          </w:tcPr>
          <w:p w14:paraId="01D6E96D">
            <w:pPr>
              <w:jc w:val="center"/>
              <w:rPr>
                <w:color w:val="000000"/>
                <w:sz w:val="24"/>
              </w:rPr>
            </w:pPr>
            <w:r>
              <w:rPr>
                <w:color w:val="000000"/>
                <w:sz w:val="24"/>
              </w:rPr>
              <w:t>二级培养单位</w:t>
            </w:r>
          </w:p>
        </w:tc>
        <w:tc>
          <w:tcPr>
            <w:tcW w:w="3145" w:type="dxa"/>
            <w:gridSpan w:val="2"/>
            <w:noWrap w:val="0"/>
            <w:vAlign w:val="center"/>
          </w:tcPr>
          <w:p w14:paraId="23A9A985">
            <w:pPr>
              <w:jc w:val="center"/>
              <w:rPr>
                <w:color w:val="000000"/>
                <w:sz w:val="24"/>
              </w:rPr>
            </w:pPr>
            <w:r>
              <w:rPr>
                <w:color w:val="000000"/>
                <w:sz w:val="24"/>
              </w:rPr>
              <w:t>安全科学与工程学院</w:t>
            </w:r>
          </w:p>
        </w:tc>
      </w:tr>
      <w:tr w14:paraId="0226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1365" w:type="dxa"/>
            <w:gridSpan w:val="2"/>
            <w:noWrap w:val="0"/>
            <w:vAlign w:val="center"/>
          </w:tcPr>
          <w:p w14:paraId="1EF1CAA4">
            <w:pPr>
              <w:pStyle w:val="24"/>
              <w:ind w:firstLine="2" w:firstLineChars="1"/>
              <w:jc w:val="center"/>
              <w:rPr>
                <w:color w:val="000000"/>
                <w:sz w:val="24"/>
                <w:szCs w:val="24"/>
              </w:rPr>
            </w:pPr>
            <w:r>
              <w:rPr>
                <w:color w:val="000000"/>
                <w:sz w:val="24"/>
                <w:szCs w:val="24"/>
              </w:rPr>
              <w:t>研究方向</w:t>
            </w:r>
          </w:p>
        </w:tc>
        <w:tc>
          <w:tcPr>
            <w:tcW w:w="7421" w:type="dxa"/>
            <w:gridSpan w:val="6"/>
            <w:noWrap w:val="0"/>
            <w:vAlign w:val="center"/>
          </w:tcPr>
          <w:p w14:paraId="23A9138C">
            <w:pPr>
              <w:jc w:val="center"/>
              <w:rPr>
                <w:color w:val="000000"/>
                <w:sz w:val="24"/>
              </w:rPr>
            </w:pPr>
            <w:r>
              <w:rPr>
                <w:color w:val="000000"/>
                <w:sz w:val="24"/>
              </w:rPr>
              <w:t>安全技术及工程</w:t>
            </w:r>
          </w:p>
        </w:tc>
      </w:tr>
      <w:tr w14:paraId="1EF5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1365" w:type="dxa"/>
            <w:gridSpan w:val="2"/>
            <w:noWrap w:val="0"/>
            <w:vAlign w:val="center"/>
          </w:tcPr>
          <w:p w14:paraId="413BA454">
            <w:pPr>
              <w:pStyle w:val="24"/>
              <w:ind w:firstLine="2" w:firstLineChars="1"/>
              <w:jc w:val="center"/>
              <w:rPr>
                <w:color w:val="000000"/>
                <w:sz w:val="24"/>
                <w:szCs w:val="24"/>
              </w:rPr>
            </w:pPr>
            <w:r>
              <w:rPr>
                <w:color w:val="000000"/>
                <w:sz w:val="24"/>
                <w:szCs w:val="24"/>
              </w:rPr>
              <w:t>论文题目</w:t>
            </w:r>
          </w:p>
        </w:tc>
        <w:tc>
          <w:tcPr>
            <w:tcW w:w="7421" w:type="dxa"/>
            <w:gridSpan w:val="6"/>
            <w:noWrap w:val="0"/>
            <w:vAlign w:val="center"/>
          </w:tcPr>
          <w:p w14:paraId="6789C9C1">
            <w:pPr>
              <w:jc w:val="center"/>
              <w:rPr>
                <w:color w:val="000000"/>
                <w:sz w:val="24"/>
              </w:rPr>
            </w:pPr>
            <w:r>
              <w:rPr>
                <w:color w:val="000000"/>
                <w:sz w:val="24"/>
              </w:rPr>
              <w:t>《</w:t>
            </w:r>
            <w:r>
              <w:rPr>
                <w:rFonts w:hint="eastAsia"/>
                <w:color w:val="000000"/>
                <w:sz w:val="24"/>
              </w:rPr>
              <w:t>数据与法规融合的煤矿通风系统安全隐患智能辨识方法研究</w:t>
            </w:r>
            <w:r>
              <w:rPr>
                <w:color w:val="000000"/>
                <w:sz w:val="24"/>
              </w:rPr>
              <w:t>》</w:t>
            </w:r>
          </w:p>
        </w:tc>
      </w:tr>
      <w:tr w14:paraId="1573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8786" w:type="dxa"/>
            <w:gridSpan w:val="8"/>
            <w:noWrap w:val="0"/>
            <w:vAlign w:val="center"/>
          </w:tcPr>
          <w:p w14:paraId="37B8BB9A">
            <w:pPr>
              <w:rPr>
                <w:b/>
                <w:bCs/>
                <w:color w:val="000000"/>
                <w:sz w:val="24"/>
              </w:rPr>
            </w:pPr>
            <w:r>
              <w:rPr>
                <w:b/>
                <w:bCs/>
                <w:color w:val="000000"/>
                <w:sz w:val="24"/>
              </w:rPr>
              <w:t>在所属论文类型、选题来源选项后方划“√”（</w:t>
            </w:r>
            <w:r>
              <w:rPr>
                <w:color w:val="000000"/>
                <w:sz w:val="24"/>
              </w:rPr>
              <w:t>只可选择一项填写</w:t>
            </w:r>
            <w:r>
              <w:rPr>
                <w:b/>
                <w:bCs/>
                <w:color w:val="000000"/>
                <w:sz w:val="24"/>
              </w:rPr>
              <w:t>）</w:t>
            </w:r>
          </w:p>
        </w:tc>
      </w:tr>
      <w:tr w14:paraId="2C2A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890" w:type="dxa"/>
            <w:vMerge w:val="restart"/>
            <w:noWrap w:val="0"/>
            <w:vAlign w:val="center"/>
          </w:tcPr>
          <w:p w14:paraId="211D7F60">
            <w:pPr>
              <w:jc w:val="center"/>
              <w:rPr>
                <w:color w:val="000000"/>
                <w:sz w:val="24"/>
              </w:rPr>
            </w:pPr>
            <w:r>
              <w:rPr>
                <w:color w:val="000000"/>
                <w:sz w:val="24"/>
              </w:rPr>
              <w:t>论 文类 型</w:t>
            </w:r>
          </w:p>
        </w:tc>
        <w:tc>
          <w:tcPr>
            <w:tcW w:w="3948" w:type="dxa"/>
            <w:gridSpan w:val="4"/>
            <w:noWrap w:val="0"/>
            <w:vAlign w:val="center"/>
          </w:tcPr>
          <w:p w14:paraId="6E477580">
            <w:pPr>
              <w:jc w:val="left"/>
              <w:rPr>
                <w:color w:val="000000"/>
                <w:sz w:val="24"/>
              </w:rPr>
            </w:pPr>
            <w:r>
              <w:rPr>
                <w:color w:val="000000"/>
                <w:sz w:val="24"/>
              </w:rPr>
              <w:t>基础研究</w:t>
            </w:r>
          </w:p>
        </w:tc>
        <w:tc>
          <w:tcPr>
            <w:tcW w:w="3948" w:type="dxa"/>
            <w:gridSpan w:val="3"/>
            <w:noWrap w:val="0"/>
            <w:vAlign w:val="center"/>
          </w:tcPr>
          <w:p w14:paraId="0ED0552C">
            <w:pPr>
              <w:jc w:val="left"/>
              <w:rPr>
                <w:color w:val="000000"/>
                <w:sz w:val="24"/>
              </w:rPr>
            </w:pPr>
            <w:r>
              <w:rPr>
                <w:color w:val="000000"/>
                <w:sz w:val="24"/>
              </w:rPr>
              <w:t>应用基础研究</w:t>
            </w:r>
            <w:r>
              <w:rPr>
                <w:b/>
                <w:bCs/>
                <w:color w:val="000000"/>
                <w:sz w:val="24"/>
              </w:rPr>
              <w:t>√</w:t>
            </w:r>
          </w:p>
        </w:tc>
      </w:tr>
      <w:tr w14:paraId="2CFE9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jc w:val="center"/>
        </w:trPr>
        <w:tc>
          <w:tcPr>
            <w:tcW w:w="890" w:type="dxa"/>
            <w:vMerge w:val="continue"/>
            <w:noWrap w:val="0"/>
            <w:vAlign w:val="center"/>
          </w:tcPr>
          <w:p w14:paraId="5CC2270C">
            <w:pPr>
              <w:jc w:val="center"/>
              <w:rPr>
                <w:color w:val="000000"/>
                <w:sz w:val="24"/>
              </w:rPr>
            </w:pPr>
          </w:p>
        </w:tc>
        <w:tc>
          <w:tcPr>
            <w:tcW w:w="3948" w:type="dxa"/>
            <w:gridSpan w:val="4"/>
            <w:noWrap w:val="0"/>
            <w:vAlign w:val="center"/>
          </w:tcPr>
          <w:p w14:paraId="32D6A285">
            <w:pPr>
              <w:jc w:val="left"/>
              <w:rPr>
                <w:color w:val="000000"/>
                <w:sz w:val="24"/>
              </w:rPr>
            </w:pPr>
            <w:r>
              <w:rPr>
                <w:color w:val="000000"/>
                <w:sz w:val="24"/>
              </w:rPr>
              <w:t>应用研究</w:t>
            </w:r>
          </w:p>
        </w:tc>
        <w:tc>
          <w:tcPr>
            <w:tcW w:w="3948" w:type="dxa"/>
            <w:gridSpan w:val="3"/>
            <w:noWrap w:val="0"/>
            <w:vAlign w:val="center"/>
          </w:tcPr>
          <w:p w14:paraId="2715A7A7">
            <w:pPr>
              <w:jc w:val="left"/>
              <w:rPr>
                <w:color w:val="000000"/>
                <w:sz w:val="24"/>
              </w:rPr>
            </w:pPr>
            <w:r>
              <w:rPr>
                <w:color w:val="000000"/>
                <w:sz w:val="24"/>
              </w:rPr>
              <w:t>其        他</w:t>
            </w:r>
          </w:p>
        </w:tc>
      </w:tr>
      <w:tr w14:paraId="5D27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62" w:hRule="atLeast"/>
          <w:jc w:val="center"/>
        </w:trPr>
        <w:tc>
          <w:tcPr>
            <w:tcW w:w="890" w:type="dxa"/>
            <w:vMerge w:val="restart"/>
            <w:noWrap w:val="0"/>
            <w:vAlign w:val="center"/>
          </w:tcPr>
          <w:p w14:paraId="3B3A72D6">
            <w:pPr>
              <w:jc w:val="center"/>
              <w:rPr>
                <w:color w:val="000000"/>
                <w:sz w:val="24"/>
              </w:rPr>
            </w:pPr>
            <w:r>
              <w:rPr>
                <w:color w:val="000000"/>
                <w:sz w:val="24"/>
              </w:rPr>
              <w:t>选 题来 源</w:t>
            </w:r>
          </w:p>
        </w:tc>
        <w:tc>
          <w:tcPr>
            <w:tcW w:w="2632" w:type="dxa"/>
            <w:gridSpan w:val="2"/>
            <w:noWrap w:val="0"/>
            <w:vAlign w:val="center"/>
          </w:tcPr>
          <w:p w14:paraId="2F11642B">
            <w:pPr>
              <w:jc w:val="left"/>
              <w:rPr>
                <w:color w:val="000000"/>
                <w:sz w:val="24"/>
              </w:rPr>
            </w:pPr>
            <w:r>
              <w:rPr>
                <w:color w:val="000000"/>
                <w:sz w:val="24"/>
              </w:rPr>
              <w:t>指导教师承担</w:t>
            </w:r>
          </w:p>
          <w:p w14:paraId="59D314C8">
            <w:pPr>
              <w:jc w:val="left"/>
              <w:rPr>
                <w:color w:val="000000"/>
                <w:sz w:val="24"/>
              </w:rPr>
            </w:pPr>
            <w:r>
              <w:rPr>
                <w:color w:val="000000"/>
                <w:sz w:val="24"/>
              </w:rPr>
              <w:t>的科研课题</w:t>
            </w:r>
            <w:r>
              <w:rPr>
                <w:b/>
                <w:bCs/>
                <w:color w:val="000000"/>
                <w:sz w:val="24"/>
              </w:rPr>
              <w:t>√</w:t>
            </w:r>
          </w:p>
        </w:tc>
        <w:tc>
          <w:tcPr>
            <w:tcW w:w="2632" w:type="dxa"/>
            <w:gridSpan w:val="4"/>
            <w:noWrap w:val="0"/>
            <w:vAlign w:val="center"/>
          </w:tcPr>
          <w:p w14:paraId="1A9CEC28">
            <w:pPr>
              <w:jc w:val="left"/>
              <w:rPr>
                <w:color w:val="000000"/>
                <w:sz w:val="24"/>
              </w:rPr>
            </w:pPr>
            <w:r>
              <w:rPr>
                <w:color w:val="000000"/>
                <w:sz w:val="24"/>
              </w:rPr>
              <w:t>委托或定向单位</w:t>
            </w:r>
          </w:p>
          <w:p w14:paraId="6825B425">
            <w:pPr>
              <w:jc w:val="left"/>
              <w:rPr>
                <w:color w:val="000000"/>
                <w:sz w:val="24"/>
              </w:rPr>
            </w:pPr>
            <w:r>
              <w:rPr>
                <w:color w:val="000000"/>
                <w:sz w:val="24"/>
              </w:rPr>
              <w:t>承担的科研课题</w:t>
            </w:r>
          </w:p>
        </w:tc>
        <w:tc>
          <w:tcPr>
            <w:tcW w:w="2632" w:type="dxa"/>
            <w:noWrap w:val="0"/>
            <w:vAlign w:val="center"/>
          </w:tcPr>
          <w:p w14:paraId="7C4FA68D">
            <w:pPr>
              <w:jc w:val="left"/>
              <w:rPr>
                <w:color w:val="000000"/>
                <w:sz w:val="24"/>
              </w:rPr>
            </w:pPr>
            <w:r>
              <w:rPr>
                <w:color w:val="000000"/>
                <w:sz w:val="24"/>
              </w:rPr>
              <w:t>自 选 题</w:t>
            </w:r>
          </w:p>
        </w:tc>
      </w:tr>
      <w:tr w14:paraId="4A26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33" w:hRule="atLeast"/>
          <w:jc w:val="center"/>
        </w:trPr>
        <w:tc>
          <w:tcPr>
            <w:tcW w:w="890" w:type="dxa"/>
            <w:vMerge w:val="continue"/>
            <w:noWrap w:val="0"/>
            <w:vAlign w:val="center"/>
          </w:tcPr>
          <w:p w14:paraId="6F662C7C">
            <w:pPr>
              <w:jc w:val="center"/>
              <w:rPr>
                <w:color w:val="000000"/>
                <w:sz w:val="24"/>
              </w:rPr>
            </w:pPr>
          </w:p>
        </w:tc>
        <w:tc>
          <w:tcPr>
            <w:tcW w:w="7896" w:type="dxa"/>
            <w:gridSpan w:val="7"/>
            <w:noWrap w:val="0"/>
            <w:vAlign w:val="top"/>
          </w:tcPr>
          <w:p w14:paraId="6B2F5F84">
            <w:pPr>
              <w:jc w:val="left"/>
              <w:rPr>
                <w:color w:val="000000"/>
                <w:sz w:val="24"/>
              </w:rPr>
            </w:pPr>
            <w:r>
              <w:rPr>
                <w:b/>
                <w:bCs/>
                <w:color w:val="000000"/>
                <w:sz w:val="24"/>
              </w:rPr>
              <w:t>项目类型</w:t>
            </w:r>
            <w:r>
              <w:rPr>
                <w:color w:val="000000"/>
                <w:sz w:val="24"/>
              </w:rPr>
              <w:t>（国家重点、部委、省（市）、校重点、横向等）、</w:t>
            </w:r>
            <w:r>
              <w:rPr>
                <w:b/>
                <w:bCs/>
                <w:color w:val="000000"/>
                <w:sz w:val="24"/>
              </w:rPr>
              <w:t>名称、研究起止时间及经费来源、金额：</w:t>
            </w:r>
            <w:r>
              <w:rPr>
                <w:color w:val="000000"/>
                <w:sz w:val="24"/>
              </w:rPr>
              <w:t>（单位万元）</w:t>
            </w:r>
          </w:p>
          <w:p w14:paraId="0449AA66">
            <w:pPr>
              <w:jc w:val="both"/>
              <w:rPr>
                <w:rFonts w:hint="default" w:eastAsia="宋体"/>
                <w:color w:val="000000"/>
                <w:sz w:val="24"/>
                <w:lang w:val="en-US" w:eastAsia="zh-CN"/>
              </w:rPr>
            </w:pPr>
            <w:ins w:id="0" w:author="LianzengShi" w:date="2026-01-28T00:16:45Z">
              <w:r>
                <w:rPr>
                  <w:rFonts w:hint="eastAsia"/>
                  <w:color w:val="000000"/>
                  <w:sz w:val="24"/>
                  <w:lang w:val="en-US" w:eastAsia="zh-CN"/>
                </w:rPr>
                <w:t>韧性风网</w:t>
              </w:r>
            </w:ins>
            <w:ins w:id="1" w:author="LianzengShi" w:date="2026-01-28T00:16:47Z">
              <w:r>
                <w:rPr>
                  <w:rFonts w:hint="eastAsia"/>
                  <w:color w:val="000000"/>
                  <w:sz w:val="24"/>
                  <w:lang w:val="en-US" w:eastAsia="zh-CN"/>
                </w:rPr>
                <w:t>、</w:t>
              </w:r>
            </w:ins>
            <w:ins w:id="2" w:author="LianzengShi" w:date="2026-01-28T00:16:53Z">
              <w:r>
                <w:rPr>
                  <w:rFonts w:hint="eastAsia"/>
                  <w:color w:val="000000"/>
                  <w:sz w:val="24"/>
                  <w:lang w:val="en-US" w:eastAsia="zh-CN"/>
                </w:rPr>
                <w:t>鄂尔多斯</w:t>
              </w:r>
            </w:ins>
            <w:ins w:id="3" w:author="LianzengShi" w:date="2026-01-28T00:16:55Z">
              <w:r>
                <w:rPr>
                  <w:rFonts w:hint="eastAsia"/>
                  <w:color w:val="000000"/>
                  <w:sz w:val="24"/>
                  <w:lang w:val="en-US" w:eastAsia="zh-CN"/>
                </w:rPr>
                <w:t>创新团队</w:t>
              </w:r>
            </w:ins>
          </w:p>
        </w:tc>
      </w:tr>
      <w:tr w14:paraId="2D1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0" w:hRule="atLeast"/>
          <w:jc w:val="center"/>
        </w:trPr>
        <w:tc>
          <w:tcPr>
            <w:tcW w:w="8786" w:type="dxa"/>
            <w:gridSpan w:val="8"/>
            <w:noWrap w:val="0"/>
            <w:vAlign w:val="top"/>
          </w:tcPr>
          <w:p w14:paraId="57C46968">
            <w:pPr>
              <w:rPr>
                <w:b/>
                <w:bCs/>
                <w:color w:val="000000"/>
                <w:sz w:val="24"/>
              </w:rPr>
            </w:pPr>
            <w:r>
              <w:rPr>
                <w:b/>
                <w:bCs/>
                <w:color w:val="000000"/>
                <w:sz w:val="24"/>
              </w:rPr>
              <w:t>指导教师意见：</w:t>
            </w:r>
          </w:p>
          <w:p w14:paraId="1D0DC616">
            <w:pPr>
              <w:rPr>
                <w:color w:val="000000"/>
                <w:sz w:val="24"/>
              </w:rPr>
            </w:pPr>
          </w:p>
          <w:p w14:paraId="266F34B5">
            <w:pPr>
              <w:rPr>
                <w:color w:val="000000"/>
                <w:sz w:val="24"/>
              </w:rPr>
            </w:pPr>
          </w:p>
          <w:p w14:paraId="3E776CD2">
            <w:pPr>
              <w:rPr>
                <w:color w:val="000000"/>
                <w:sz w:val="24"/>
              </w:rPr>
            </w:pPr>
          </w:p>
          <w:p w14:paraId="310E7AA4">
            <w:pPr>
              <w:rPr>
                <w:color w:val="000000"/>
                <w:sz w:val="24"/>
              </w:rPr>
            </w:pPr>
          </w:p>
          <w:p w14:paraId="52C2D5C3">
            <w:pPr>
              <w:rPr>
                <w:color w:val="000000"/>
                <w:sz w:val="24"/>
              </w:rPr>
            </w:pPr>
          </w:p>
          <w:p w14:paraId="086F4920">
            <w:pPr>
              <w:rPr>
                <w:color w:val="000000"/>
                <w:sz w:val="24"/>
              </w:rPr>
            </w:pPr>
          </w:p>
          <w:p w14:paraId="3E89F668">
            <w:pPr>
              <w:rPr>
                <w:color w:val="000000"/>
                <w:sz w:val="24"/>
              </w:rPr>
            </w:pPr>
          </w:p>
          <w:p w14:paraId="2A40AE32">
            <w:pPr>
              <w:rPr>
                <w:color w:val="000000"/>
                <w:sz w:val="24"/>
              </w:rPr>
            </w:pPr>
          </w:p>
          <w:p w14:paraId="25AE908C">
            <w:pPr>
              <w:rPr>
                <w:color w:val="000000"/>
                <w:sz w:val="24"/>
              </w:rPr>
            </w:pPr>
            <w:r>
              <w:rPr>
                <w:color w:val="000000"/>
                <w:sz w:val="24"/>
              </w:rPr>
              <w:t xml:space="preserve">                           导师签字              年     月     日</w:t>
            </w:r>
          </w:p>
        </w:tc>
      </w:tr>
      <w:tr w14:paraId="66B4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jc w:val="center"/>
        </w:trPr>
        <w:tc>
          <w:tcPr>
            <w:tcW w:w="8786" w:type="dxa"/>
            <w:gridSpan w:val="8"/>
            <w:noWrap w:val="0"/>
            <w:vAlign w:val="top"/>
          </w:tcPr>
          <w:p w14:paraId="1B2E4725">
            <w:pPr>
              <w:rPr>
                <w:b/>
                <w:bCs/>
                <w:color w:val="000000"/>
                <w:sz w:val="24"/>
              </w:rPr>
            </w:pPr>
            <w:r>
              <w:rPr>
                <w:b/>
                <w:bCs/>
                <w:color w:val="000000"/>
                <w:sz w:val="24"/>
              </w:rPr>
              <w:t>导师组意见：</w:t>
            </w:r>
          </w:p>
          <w:p w14:paraId="12DD18F9">
            <w:pPr>
              <w:rPr>
                <w:color w:val="000000"/>
                <w:sz w:val="24"/>
              </w:rPr>
            </w:pPr>
          </w:p>
          <w:p w14:paraId="4ACDFAB6">
            <w:pPr>
              <w:rPr>
                <w:color w:val="000000"/>
                <w:sz w:val="24"/>
              </w:rPr>
            </w:pPr>
          </w:p>
          <w:p w14:paraId="05FE53AF">
            <w:pPr>
              <w:rPr>
                <w:color w:val="000000"/>
                <w:sz w:val="24"/>
              </w:rPr>
            </w:pPr>
          </w:p>
          <w:p w14:paraId="3CA3F4B5">
            <w:pPr>
              <w:rPr>
                <w:color w:val="000000"/>
                <w:sz w:val="24"/>
              </w:rPr>
            </w:pPr>
          </w:p>
          <w:p w14:paraId="374FDD1A">
            <w:pPr>
              <w:rPr>
                <w:color w:val="000000"/>
                <w:sz w:val="24"/>
              </w:rPr>
            </w:pPr>
          </w:p>
          <w:p w14:paraId="153F1BB3">
            <w:pPr>
              <w:rPr>
                <w:color w:val="000000"/>
                <w:sz w:val="24"/>
              </w:rPr>
            </w:pPr>
          </w:p>
          <w:p w14:paraId="16E5BB60">
            <w:pPr>
              <w:rPr>
                <w:color w:val="000000"/>
                <w:sz w:val="24"/>
              </w:rPr>
            </w:pPr>
          </w:p>
          <w:p w14:paraId="25B3F9EB">
            <w:pPr>
              <w:rPr>
                <w:color w:val="000000"/>
                <w:sz w:val="24"/>
              </w:rPr>
            </w:pPr>
            <w:r>
              <w:rPr>
                <w:color w:val="000000"/>
                <w:sz w:val="24"/>
              </w:rPr>
              <w:t xml:space="preserve">                             组长签字             年     月     日</w:t>
            </w:r>
          </w:p>
          <w:p w14:paraId="111AC3FB">
            <w:pPr>
              <w:rPr>
                <w:color w:val="000000"/>
                <w:sz w:val="24"/>
              </w:rPr>
            </w:pPr>
          </w:p>
        </w:tc>
      </w:tr>
    </w:tbl>
    <w:p w14:paraId="6E4DD233">
      <w:pPr>
        <w:jc w:val="center"/>
        <w:rPr>
          <w:rFonts w:eastAsia="黑体"/>
          <w:bCs/>
          <w:color w:val="000000"/>
          <w:sz w:val="32"/>
        </w:rPr>
      </w:pPr>
      <w:bookmarkStart w:id="1" w:name="_Hlk115934491"/>
      <w:r>
        <w:rPr>
          <w:rFonts w:eastAsia="黑体"/>
          <w:bCs/>
          <w:color w:val="000000"/>
          <w:sz w:val="32"/>
        </w:rPr>
        <w:t>学位论文选题与开题报告</w:t>
      </w:r>
    </w:p>
    <w:bookmarkEnd w:id="1"/>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F5E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8" w:hRule="atLeast"/>
          <w:jc w:val="center"/>
        </w:trPr>
        <w:tc>
          <w:tcPr>
            <w:tcW w:w="9360" w:type="dxa"/>
            <w:noWrap w:val="0"/>
            <w:vAlign w:val="top"/>
          </w:tcPr>
          <w:p w14:paraId="5CE4443B">
            <w:pPr>
              <w:pStyle w:val="5"/>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1.综述（包括研究背景、国内外研究现状及不足）</w:t>
            </w:r>
          </w:p>
          <w:p w14:paraId="656BDED9">
            <w:pPr>
              <w:rPr>
                <w:b/>
                <w:bCs/>
              </w:rPr>
            </w:pPr>
            <w:r>
              <w:rPr>
                <w:b/>
                <w:bCs/>
              </w:rPr>
              <w:t>1.1 研究背景</w:t>
            </w:r>
          </w:p>
          <w:p w14:paraId="38C677A9">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default"/>
                <w:highlight w:val="none"/>
                <w:vertAlign w:val="baseline"/>
                <w:lang w:val="en-US"/>
              </w:rPr>
            </w:pPr>
            <w:r>
              <w:rPr>
                <w:highlight w:val="none"/>
              </w:rPr>
              <w:t>能源是国家繁荣和经济可持续发展的重要基础,而我国经济的快速发展与人民生活水平的提高，也对能源的供应提出了更高的要求</w:t>
            </w:r>
            <w:r>
              <w:rPr>
                <w:highlight w:val="none"/>
                <w:vertAlign w:val="superscript"/>
              </w:rPr>
              <w:t>[1]</w:t>
            </w:r>
            <w:r>
              <w:rPr>
                <w:highlight w:val="none"/>
              </w:rPr>
              <w:t>。在我国，煤炭资源仍是最为主要的能源，在国民经济发展过程中发挥着重要支撑作用，同时对国家能源的安全与稳定提供了有力保障</w:t>
            </w:r>
            <w:r>
              <w:rPr>
                <w:highlight w:val="none"/>
                <w:vertAlign w:val="superscript"/>
              </w:rPr>
              <w:t>[2]</w:t>
            </w:r>
            <w:r>
              <w:rPr>
                <w:highlight w:val="none"/>
              </w:rPr>
              <w:t>。</w:t>
            </w:r>
          </w:p>
          <w:p w14:paraId="1E0944C0">
            <w:pPr>
              <w:ind w:firstLine="420" w:firstLineChars="200"/>
            </w:pPr>
          </w:p>
          <w:p w14:paraId="63C2EC9D">
            <w:pPr>
              <w:ind w:firstLine="420" w:firstLineChars="200"/>
              <w:jc w:val="center"/>
            </w:pPr>
            <w:r>
              <w:drawing>
                <wp:inline distT="0" distB="0" distL="114300" distR="114300">
                  <wp:extent cx="2642235" cy="2254250"/>
                  <wp:effectExtent l="0" t="0" r="9525" b="0"/>
                  <wp:docPr id="4"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7"/>
                          <pic:cNvPicPr>
                            <a:picLocks noChangeAspect="1"/>
                          </pic:cNvPicPr>
                        </pic:nvPicPr>
                        <pic:blipFill>
                          <a:blip r:embed="rId4"/>
                          <a:srcRect b="5219"/>
                          <a:stretch>
                            <a:fillRect/>
                          </a:stretch>
                        </pic:blipFill>
                        <pic:spPr>
                          <a:xfrm>
                            <a:off x="0" y="0"/>
                            <a:ext cx="2642235" cy="2254250"/>
                          </a:xfrm>
                          <a:prstGeom prst="rect">
                            <a:avLst/>
                          </a:prstGeom>
                          <a:noFill/>
                          <a:ln>
                            <a:noFill/>
                          </a:ln>
                        </pic:spPr>
                      </pic:pic>
                    </a:graphicData>
                  </a:graphic>
                </wp:inline>
              </w:drawing>
            </w:r>
          </w:p>
          <w:p w14:paraId="765C4EEA">
            <w:pPr>
              <w:ind w:firstLine="420" w:firstLineChars="200"/>
              <w:jc w:val="center"/>
            </w:pPr>
            <w:r>
              <w:t>图1 我国能源消费占比图</w:t>
            </w:r>
          </w:p>
          <w:p w14:paraId="5C48192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hAnsi="Times New Roman" w:cs="Times New Roman"/>
                <w:highlight w:val="none"/>
              </w:rPr>
            </w:pPr>
            <w:r>
              <w:rPr>
                <w:rFonts w:hint="eastAsia"/>
                <w:highlight w:val="none"/>
              </w:rPr>
              <w:t>煤矿</w:t>
            </w:r>
            <w:r>
              <w:rPr>
                <w:highlight w:val="none"/>
              </w:rPr>
              <w:t>通风系统作为煤矿“六大系统”之首，是煤矿生产系统中最基本、最重要的系统之一</w:t>
            </w:r>
            <w:r>
              <w:rPr>
                <w:highlight w:val="none"/>
                <w:vertAlign w:val="superscript"/>
              </w:rPr>
              <w:t>[</w:t>
            </w:r>
            <w:r>
              <w:rPr>
                <w:rFonts w:hint="eastAsia"/>
                <w:highlight w:val="none"/>
                <w:vertAlign w:val="superscript"/>
                <w:lang w:val="en-US" w:eastAsia="zh-CN"/>
              </w:rPr>
              <w:t>3</w:t>
            </w:r>
            <w:r>
              <w:rPr>
                <w:highlight w:val="none"/>
                <w:vertAlign w:val="superscript"/>
              </w:rPr>
              <w:t>]</w:t>
            </w:r>
            <w:r>
              <w:rPr>
                <w:highlight w:val="none"/>
              </w:rPr>
              <w:t>。</w:t>
            </w:r>
            <w:r>
              <w:rPr>
                <w:rFonts w:hint="eastAsia"/>
                <w:highlight w:val="none"/>
              </w:rPr>
              <w:t>煤矿</w:t>
            </w:r>
            <w:r>
              <w:rPr>
                <w:highlight w:val="none"/>
              </w:rPr>
              <w:t>通风系统不断向井下工作地点输送充足的新鲜空气，稀释并排出井下有毒有害气体、热湿和矿尘等，同时在灾变情况下易于风流调控，增强矿井生产系统的防灾抗灾能力，保障矿井安全高效生产</w:t>
            </w:r>
            <w:r>
              <w:rPr>
                <w:highlight w:val="none"/>
                <w:vertAlign w:val="superscript"/>
              </w:rPr>
              <w:t>[</w:t>
            </w:r>
            <w:r>
              <w:rPr>
                <w:rFonts w:hint="eastAsia"/>
                <w:highlight w:val="none"/>
                <w:vertAlign w:val="superscript"/>
                <w:lang w:val="en-US" w:eastAsia="zh-CN"/>
              </w:rPr>
              <w:t>3</w:t>
            </w:r>
            <w:r>
              <w:rPr>
                <w:highlight w:val="none"/>
                <w:vertAlign w:val="superscript"/>
              </w:rPr>
              <w:t>,</w:t>
            </w:r>
            <w:r>
              <w:rPr>
                <w:rFonts w:hint="eastAsia"/>
                <w:highlight w:val="none"/>
                <w:vertAlign w:val="superscript"/>
                <w:lang w:val="en-US" w:eastAsia="zh-CN"/>
              </w:rPr>
              <w:t>4</w:t>
            </w:r>
            <w:r>
              <w:rPr>
                <w:highlight w:val="none"/>
                <w:vertAlign w:val="superscript"/>
              </w:rPr>
              <w:t>]</w:t>
            </w:r>
            <w:r>
              <w:rPr>
                <w:highlight w:val="none"/>
              </w:rPr>
              <w:t>。煤矿开采过程中，通风系统的巷道属性和网络结构不断发生变化，任意巷道分支通风参数的改变都有可能影响到其他分支，当分支的风量变化超过一定范围时，可能会引起粉尘积聚、瓦斯超限等安全问题，此时对于矿井风量的按需优化调控将非常重要</w:t>
            </w:r>
            <w:r>
              <w:rPr>
                <w:highlight w:val="none"/>
                <w:vertAlign w:val="superscript"/>
              </w:rPr>
              <w:t>[</w:t>
            </w:r>
            <w:r>
              <w:rPr>
                <w:rFonts w:hint="eastAsia"/>
                <w:highlight w:val="none"/>
                <w:vertAlign w:val="superscript"/>
                <w:lang w:val="en-US" w:eastAsia="zh-CN"/>
              </w:rPr>
              <w:t>5</w:t>
            </w:r>
            <w:r>
              <w:rPr>
                <w:highlight w:val="none"/>
                <w:vertAlign w:val="superscript"/>
              </w:rPr>
              <w:t>,</w:t>
            </w:r>
            <w:r>
              <w:rPr>
                <w:rFonts w:hint="eastAsia"/>
                <w:highlight w:val="none"/>
                <w:vertAlign w:val="superscript"/>
                <w:lang w:val="en-US" w:eastAsia="zh-CN"/>
              </w:rPr>
              <w:t>6</w:t>
            </w:r>
            <w:r>
              <w:rPr>
                <w:highlight w:val="none"/>
                <w:vertAlign w:val="superscript"/>
              </w:rPr>
              <w:t>]</w:t>
            </w:r>
            <w:r>
              <w:rPr>
                <w:highlight w:val="none"/>
              </w:rPr>
              <w:t>。智慧煤矿建设背景下，结合计算机技术、控制技术、智能优化技术等的快速发展，构建智能化、可自主决策的矿井通风系统，提高矿井的风量智能优化调控能力，对我国煤炭安全、绿色生产具有十分重要的理论与现实意义。</w:t>
            </w:r>
            <w:r>
              <w:rPr>
                <w:rFonts w:ascii="Times New Roman" w:hAnsi="Times New Roman" w:cs="Times New Roman"/>
                <w:highlight w:val="none"/>
              </w:rPr>
              <w:t>矿井通风系统的安全、经济、可靠运行是矿井高质量生产的基础和保障。在矿井深地开采和生产过程中，环境状况不断恶化，通风事故时有发生，安全形势越发严峻。矿井巷道交错纵横，分支拓扑结构复杂，逐渐形成了非线性、内部高度关联的多变量复杂通风网络，导致矿井通风时刻面临新的问题和挑战</w:t>
            </w:r>
            <w:r>
              <w:rPr>
                <w:rFonts w:ascii="Times New Roman" w:hAnsi="Times New Roman" w:cs="Times New Roman"/>
                <w:highlight w:val="none"/>
                <w:vertAlign w:val="superscript"/>
              </w:rPr>
              <w:t>[</w:t>
            </w:r>
            <w:r>
              <w:rPr>
                <w:rFonts w:hint="eastAsia" w:cs="Times New Roman"/>
                <w:highlight w:val="none"/>
                <w:vertAlign w:val="superscript"/>
                <w:lang w:val="en-US" w:eastAsia="zh-CN"/>
              </w:rPr>
              <w:t>7</w:t>
            </w:r>
            <w:r>
              <w:rPr>
                <w:rFonts w:ascii="Times New Roman" w:hAnsi="Times New Roman" w:cs="Times New Roman"/>
                <w:highlight w:val="none"/>
                <w:vertAlign w:val="superscript"/>
              </w:rPr>
              <w:t>]</w:t>
            </w:r>
            <w:r>
              <w:rPr>
                <w:rFonts w:ascii="Times New Roman" w:hAnsi="Times New Roman" w:cs="Times New Roman"/>
                <w:highlight w:val="none"/>
              </w:rPr>
              <w:t>。</w:t>
            </w:r>
          </w:p>
          <w:p w14:paraId="7E08552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hAnsi="Times New Roman" w:cs="Times New Roman"/>
                <w:highlight w:val="none"/>
              </w:rPr>
            </w:pPr>
            <w:r>
              <w:rPr>
                <w:highlight w:val="none"/>
              </w:rPr>
              <w:t>数据与法规融合的煤矿通风系统安全隐患智能辨识对于提升矿井本质安全水平与监管效能具有至关重要的作用，其核心特点主要表现在多模态全景感知、法规逻辑深度对标及主动式合规预警三个方面。通过融合传感器时序数据与井下视觉图像，智能辨识系统能够实现从纯数值监测到全场景感知的跨越，实时捕捉</w:t>
            </w:r>
            <w:r>
              <w:rPr>
                <w:rFonts w:hint="eastAsia"/>
                <w:highlight w:val="none"/>
                <w:lang w:val="en-US" w:eastAsia="zh-CN"/>
              </w:rPr>
              <w:t>煤矿通风系统</w:t>
            </w:r>
            <w:r>
              <w:rPr>
                <w:highlight w:val="none"/>
              </w:rPr>
              <w:t>及设施缺陷等关键隐患信息；进而，利用大模型驱动的法规推理技术，系统将静态的《煤矿安全规程》条文转化为动态的判定逻辑，对井下作业环境与行为进行精准的合规性核验，确保</w:t>
            </w:r>
            <w:r>
              <w:rPr>
                <w:rFonts w:hint="eastAsia"/>
                <w:highlight w:val="none"/>
                <w:lang w:val="en-US" w:eastAsia="zh-CN"/>
              </w:rPr>
              <w:t>通风系统</w:t>
            </w:r>
            <w:r>
              <w:rPr>
                <w:highlight w:val="none"/>
              </w:rPr>
              <w:t>严丝合缝地符合国家安全标准；同时，这种数据与法规深度融合的模式显著增强了隐患辨识的客观性与前瞻性，降低了人为漏检风险，为</w:t>
            </w:r>
            <w:r>
              <w:rPr>
                <w:rFonts w:hint="eastAsia"/>
                <w:highlight w:val="none"/>
                <w:lang w:val="en-US" w:eastAsia="zh-CN"/>
              </w:rPr>
              <w:t>煤矿</w:t>
            </w:r>
            <w:r>
              <w:rPr>
                <w:highlight w:val="none"/>
              </w:rPr>
              <w:t>通风系统的长效安全运行提供了坚实的技术保障。</w:t>
            </w:r>
          </w:p>
          <w:p w14:paraId="4F92D147">
            <w:pPr>
              <w:keepNext w:val="0"/>
              <w:keepLines w:val="0"/>
              <w:pageBreakBefore w:val="0"/>
              <w:widowControl w:val="0"/>
              <w:kinsoku/>
              <w:wordWrap/>
              <w:overflowPunct/>
              <w:topLinePunct w:val="0"/>
              <w:autoSpaceDE/>
              <w:autoSpaceDN/>
              <w:bidi w:val="0"/>
              <w:adjustRightInd/>
              <w:snapToGrid/>
              <w:spacing w:line="240" w:lineRule="auto"/>
              <w:textAlignment w:val="auto"/>
              <w:rPr>
                <w:b/>
                <w:bCs/>
              </w:rPr>
            </w:pPr>
            <w:r>
              <w:rPr>
                <w:b/>
                <w:bCs/>
              </w:rPr>
              <w:t>1.2 国内外研究现状</w:t>
            </w:r>
          </w:p>
          <w:p w14:paraId="006000AB">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highlight w:val="none"/>
                <w:lang w:val="en-US" w:eastAsia="zh-CN"/>
              </w:rPr>
            </w:pPr>
            <w:r>
              <w:rPr>
                <w:rFonts w:hint="eastAsia"/>
                <w:highlight w:val="none"/>
              </w:rPr>
              <w:t>近年来，随着煤矿智能化建设的推进，国内外学者在矿井通风参数监测及故障感知方面取得了显著进展。丁恩杰等针对矿山物联网感知层的关键技术进行了深入研究，为隐患辨识提供了可靠的数据来源</w:t>
            </w:r>
            <w:r>
              <w:rPr>
                <w:rFonts w:hint="eastAsia"/>
                <w:highlight w:val="none"/>
                <w:vertAlign w:val="superscript"/>
              </w:rPr>
              <w:t>[</w:t>
            </w:r>
            <w:r>
              <w:rPr>
                <w:rFonts w:hint="eastAsia"/>
                <w:highlight w:val="none"/>
                <w:vertAlign w:val="superscript"/>
                <w:lang w:val="en-US" w:eastAsia="zh-CN"/>
              </w:rPr>
              <w:t>8</w:t>
            </w:r>
            <w:r>
              <w:rPr>
                <w:rFonts w:hint="eastAsia"/>
                <w:highlight w:val="none"/>
                <w:vertAlign w:val="superscript"/>
              </w:rPr>
              <w:t>]</w:t>
            </w:r>
            <w:r>
              <w:rPr>
                <w:rFonts w:hint="eastAsia"/>
                <w:highlight w:val="none"/>
              </w:rPr>
              <w:t>。</w:t>
            </w:r>
            <w:r>
              <w:rPr>
                <w:rFonts w:hint="eastAsia"/>
                <w:highlight w:val="none"/>
                <w:lang w:val="en-US" w:eastAsia="zh-CN"/>
              </w:rPr>
              <w:t>表明底层感知技术已趋于成熟，研究重心开始从获取数据向解析语义转移。谢谦等提出了多源数据融合的瓦斯监测预警技术</w:t>
            </w:r>
            <w:r>
              <w:rPr>
                <w:rFonts w:hint="eastAsia"/>
                <w:highlight w:val="none"/>
                <w:vertAlign w:val="superscript"/>
                <w:lang w:val="en-US" w:eastAsia="zh-CN"/>
              </w:rPr>
              <w:t>[9]</w:t>
            </w:r>
            <w:r>
              <w:rPr>
                <w:rFonts w:hint="eastAsia"/>
                <w:highlight w:val="none"/>
                <w:lang w:val="en-US" w:eastAsia="zh-CN"/>
              </w:rPr>
              <w:t>，有效提升了预测效果，多源数据的交叉验证是降低传感器单点误报的关键，为本研究融合图片与数值数据提供了方法论支撑。刘丽基于深度学习架构对通风系统整体故障进行了辨识</w:t>
            </w:r>
            <w:r>
              <w:rPr>
                <w:rFonts w:hint="eastAsia"/>
                <w:highlight w:val="none"/>
                <w:vertAlign w:val="superscript"/>
                <w:lang w:val="en-US" w:eastAsia="zh-CN"/>
              </w:rPr>
              <w:t>[10]</w:t>
            </w:r>
            <w:r>
              <w:rPr>
                <w:rFonts w:hint="eastAsia"/>
                <w:highlight w:val="none"/>
                <w:lang w:val="en-US" w:eastAsia="zh-CN"/>
              </w:rPr>
              <w:t>。</w:t>
            </w:r>
            <w:r>
              <w:rPr>
                <w:rFonts w:hint="eastAsia" w:cs="Times New Roman"/>
                <w:snapToGrid w:val="0"/>
                <w:kern w:val="21"/>
                <w:lang w:val="en-US" w:eastAsia="zh-CN"/>
              </w:rPr>
              <w:t>Tian</w:t>
            </w:r>
            <w:r>
              <w:rPr>
                <w:rFonts w:hint="eastAsia"/>
                <w:highlight w:val="none"/>
                <w:lang w:val="en-US" w:eastAsia="zh-CN"/>
              </w:rPr>
              <w:t xml:space="preserve"> 等利用多传感器融合与卷积神经网络（CNN）提升了监测精度</w:t>
            </w:r>
            <w:r>
              <w:rPr>
                <w:rFonts w:hint="eastAsia"/>
                <w:highlight w:val="none"/>
                <w:vertAlign w:val="superscript"/>
                <w:lang w:val="en-US" w:eastAsia="zh-CN"/>
              </w:rPr>
              <w:t>[11]</w:t>
            </w:r>
            <w:r>
              <w:rPr>
                <w:rFonts w:hint="eastAsia"/>
                <w:highlight w:val="none"/>
                <w:lang w:val="en-US" w:eastAsia="zh-CN"/>
              </w:rPr>
              <w:t>。传统模型虽在“模式匹配”上表现优异，但由于其“黑盒特性”导致无法给出合规性解释，难以满足矿井安全审查的可追溯性要求。王利忠等系统论述了基于深度学习的气体浓度预测模型</w:t>
            </w:r>
            <w:r>
              <w:rPr>
                <w:rFonts w:hint="eastAsia"/>
                <w:highlight w:val="none"/>
                <w:vertAlign w:val="superscript"/>
                <w:lang w:val="en-US" w:eastAsia="zh-CN"/>
              </w:rPr>
              <w:t>[12]</w:t>
            </w:r>
            <w:r>
              <w:rPr>
                <w:rFonts w:hint="eastAsia"/>
                <w:highlight w:val="none"/>
                <w:lang w:val="en-US" w:eastAsia="zh-CN"/>
              </w:rPr>
              <w:t>；贾进章等探讨了矿井智能通风系统的发展进程与技术趋势</w:t>
            </w:r>
            <w:r>
              <w:rPr>
                <w:rFonts w:hint="eastAsia"/>
                <w:highlight w:val="none"/>
                <w:vertAlign w:val="superscript"/>
                <w:lang w:val="en-US" w:eastAsia="zh-CN"/>
              </w:rPr>
              <w:t>[13]</w:t>
            </w:r>
            <w:r>
              <w:rPr>
                <w:rFonts w:hint="eastAsia"/>
                <w:highlight w:val="none"/>
                <w:lang w:val="en-US" w:eastAsia="zh-CN"/>
              </w:rPr>
              <w:t>。郑学召等展望了煤矿智能监测与预警技术的发展趋势</w:t>
            </w:r>
            <w:r>
              <w:rPr>
                <w:rFonts w:hint="eastAsia"/>
                <w:highlight w:val="none"/>
                <w:vertAlign w:val="superscript"/>
                <w:lang w:val="en-US" w:eastAsia="zh-CN"/>
              </w:rPr>
              <w:t>[14]</w:t>
            </w:r>
            <w:r>
              <w:rPr>
                <w:rFonts w:hint="eastAsia"/>
                <w:highlight w:val="none"/>
                <w:lang w:val="en-US" w:eastAsia="zh-CN"/>
              </w:rPr>
              <w:t>。现有研究多侧重于数值的“超限预警”，对“行为违规”与“逻辑违规”的识别能力不足。Jack 等预言的 AI 决策模式仍面临语义理解的门槛</w:t>
            </w:r>
            <w:r>
              <w:rPr>
                <w:rFonts w:hint="eastAsia"/>
                <w:highlight w:val="none"/>
                <w:vertAlign w:val="superscript"/>
                <w:lang w:val="en-US" w:eastAsia="zh-CN"/>
              </w:rPr>
              <w:t>[15]</w:t>
            </w:r>
            <w:r>
              <w:rPr>
                <w:rFonts w:hint="eastAsia"/>
                <w:highlight w:val="none"/>
                <w:lang w:val="en-US" w:eastAsia="zh-CN"/>
              </w:rPr>
              <w:t>。</w:t>
            </w:r>
          </w:p>
          <w:p w14:paraId="79F8DDC6">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highlight w:val="none"/>
                <w:lang w:val="en-US" w:eastAsia="zh-CN"/>
              </w:rPr>
            </w:pPr>
            <w:r>
              <w:rPr>
                <w:rFonts w:hint="eastAsia"/>
                <w:highlight w:val="none"/>
                <w:lang w:val="en-US" w:eastAsia="zh-CN"/>
              </w:rPr>
              <w:t>隐患辨识的核心在于“对标合规”，即将现场状态与法规条文进行映射。刘鹏等系统论述了煤矿安全知识图谱的构建</w:t>
            </w:r>
            <w:r>
              <w:rPr>
                <w:rFonts w:hint="eastAsia"/>
                <w:highlight w:val="none"/>
                <w:vertAlign w:val="superscript"/>
                <w:lang w:val="en-US" w:eastAsia="zh-CN"/>
              </w:rPr>
              <w:t>[16]</w:t>
            </w:r>
            <w:r>
              <w:rPr>
                <w:rFonts w:hint="eastAsia"/>
                <w:highlight w:val="none"/>
                <w:lang w:val="en-US" w:eastAsia="zh-CN"/>
              </w:rPr>
              <w:t>；李国清等提出了基于知识图谱的隐患辨识方法</w:t>
            </w:r>
            <w:r>
              <w:rPr>
                <w:rFonts w:hint="eastAsia"/>
                <w:highlight w:val="none"/>
                <w:vertAlign w:val="superscript"/>
                <w:lang w:val="en-US" w:eastAsia="zh-CN"/>
              </w:rPr>
              <w:t>[17]</w:t>
            </w:r>
            <w:r>
              <w:rPr>
                <w:rFonts w:hint="eastAsia"/>
                <w:highlight w:val="none"/>
                <w:lang w:val="en-US" w:eastAsia="zh-CN"/>
              </w:rPr>
              <w:t>。知识图谱解决了实体关联问题，但在处理自然语言描述的动态条文（如“严禁”、“不得”）时，推理路径过于僵硬。张江石等构建了基于 NLP 的事故原因分析框架</w:t>
            </w:r>
            <w:r>
              <w:rPr>
                <w:rFonts w:hint="eastAsia"/>
                <w:highlight w:val="none"/>
                <w:vertAlign w:val="superscript"/>
                <w:lang w:val="en-US" w:eastAsia="zh-CN"/>
              </w:rPr>
              <w:t>[18]</w:t>
            </w:r>
            <w:r>
              <w:rPr>
                <w:rFonts w:hint="eastAsia"/>
                <w:highlight w:val="none"/>
                <w:lang w:val="en-US" w:eastAsia="zh-CN"/>
              </w:rPr>
              <w:t>。在国际上，Zheng 等提出了基于知识推理的合规性检查模型</w:t>
            </w:r>
            <w:r>
              <w:rPr>
                <w:rFonts w:hint="eastAsia"/>
                <w:highlight w:val="none"/>
                <w:vertAlign w:val="superscript"/>
                <w:lang w:val="en-US" w:eastAsia="zh-CN"/>
              </w:rPr>
              <w:t>[19]</w:t>
            </w:r>
            <w:r>
              <w:rPr>
                <w:rFonts w:hint="eastAsia"/>
                <w:highlight w:val="none"/>
                <w:lang w:val="en-US" w:eastAsia="zh-CN"/>
              </w:rPr>
              <w:t>；Li 等利用文本挖掘从记录中提取危害</w:t>
            </w:r>
            <w:r>
              <w:rPr>
                <w:rFonts w:hint="eastAsia"/>
                <w:highlight w:val="none"/>
                <w:vertAlign w:val="superscript"/>
                <w:lang w:val="en-US" w:eastAsia="zh-CN"/>
              </w:rPr>
              <w:t>[20]</w:t>
            </w:r>
            <w:r>
              <w:rPr>
                <w:rFonts w:hint="eastAsia"/>
                <w:highlight w:val="none"/>
                <w:lang w:val="en-US" w:eastAsia="zh-CN"/>
              </w:rPr>
              <w:t>。Park 等探讨了 AI 在管理层面的治理架构</w:t>
            </w:r>
            <w:r>
              <w:rPr>
                <w:rFonts w:hint="eastAsia"/>
                <w:highlight w:val="none"/>
                <w:vertAlign w:val="superscript"/>
                <w:lang w:val="en-US" w:eastAsia="zh-CN"/>
              </w:rPr>
              <w:t>[21]</w:t>
            </w:r>
            <w:r>
              <w:rPr>
                <w:rFonts w:hint="eastAsia"/>
                <w:highlight w:val="none"/>
                <w:lang w:val="en-US" w:eastAsia="zh-CN"/>
              </w:rPr>
              <w:t>。这些研究标志着从“数据驱动”向“规则驱动”的尝试，但受限于 BERT 等模型的长文本理解能力，难以实现法规与现场多模态数据的对齐。</w:t>
            </w:r>
          </w:p>
          <w:p w14:paraId="5DE4B243">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highlight w:val="none"/>
                <w:lang w:val="en-US" w:eastAsia="zh-CN"/>
              </w:rPr>
            </w:pPr>
            <w:r>
              <w:rPr>
                <w:rFonts w:hint="eastAsia"/>
                <w:highlight w:val="none"/>
                <w:lang w:val="en-US" w:eastAsia="zh-CN"/>
              </w:rPr>
              <w:t>Transformer 架构与多模态大模型（MLLM）的出现，为解决语义断层提供了底层支撑。Zhao 等综述了 LLM 的推理机制</w:t>
            </w:r>
            <w:r>
              <w:rPr>
                <w:rFonts w:hint="eastAsia"/>
                <w:highlight w:val="none"/>
                <w:vertAlign w:val="superscript"/>
                <w:lang w:val="en-US" w:eastAsia="zh-CN"/>
              </w:rPr>
              <w:t>[22]</w:t>
            </w:r>
            <w:r>
              <w:rPr>
                <w:rFonts w:hint="eastAsia"/>
                <w:highlight w:val="none"/>
                <w:lang w:val="en-US" w:eastAsia="zh-CN"/>
              </w:rPr>
              <w:t>；Wu 等探讨了 ChatGPT 的行业潜能</w:t>
            </w:r>
            <w:r>
              <w:rPr>
                <w:rFonts w:hint="eastAsia"/>
                <w:highlight w:val="none"/>
                <w:vertAlign w:val="superscript"/>
                <w:lang w:val="en-US" w:eastAsia="zh-CN"/>
              </w:rPr>
              <w:t>[23]</w:t>
            </w:r>
            <w:r>
              <w:rPr>
                <w:rFonts w:hint="eastAsia"/>
                <w:highlight w:val="none"/>
                <w:lang w:val="en-US" w:eastAsia="zh-CN"/>
              </w:rPr>
              <w:t>。为了解决模型幻觉，Lewis 等提出了检索增强生成（RAG）技术</w:t>
            </w:r>
            <w:r>
              <w:rPr>
                <w:rFonts w:hint="eastAsia"/>
                <w:highlight w:val="none"/>
                <w:vertAlign w:val="superscript"/>
                <w:lang w:val="en-US" w:eastAsia="zh-CN"/>
              </w:rPr>
              <w:t>[24]</w:t>
            </w:r>
            <w:r>
              <w:rPr>
                <w:rFonts w:hint="eastAsia"/>
                <w:highlight w:val="none"/>
                <w:lang w:val="en-US" w:eastAsia="zh-CN"/>
              </w:rPr>
              <w:t>。RAG 模式是本研究解决 2025版</w:t>
            </w:r>
            <w:r>
              <w:rPr>
                <w:rFonts w:hint="default"/>
                <w:highlight w:val="none"/>
                <w:lang w:val="en-US" w:eastAsia="zh-CN"/>
              </w:rPr>
              <w:t>《</w:t>
            </w:r>
            <w:r>
              <w:rPr>
                <w:rFonts w:hint="eastAsia"/>
                <w:highlight w:val="none"/>
                <w:lang w:val="en-US" w:eastAsia="zh-CN"/>
              </w:rPr>
              <w:t>煤矿安全</w:t>
            </w:r>
            <w:r>
              <w:rPr>
                <w:rFonts w:hint="default"/>
                <w:highlight w:val="none"/>
                <w:lang w:val="en-US" w:eastAsia="zh-CN"/>
              </w:rPr>
              <w:t>规程》</w:t>
            </w:r>
            <w:r>
              <w:rPr>
                <w:rFonts w:hint="eastAsia"/>
                <w:highlight w:val="none"/>
                <w:lang w:val="en-US" w:eastAsia="zh-CN"/>
              </w:rPr>
              <w:t>实时注入的关键，它使得系统极大提升了判定的法律准确性。肖仰华提出了“知识+模型”双轮驱动的路径</w:t>
            </w:r>
            <w:r>
              <w:rPr>
                <w:rFonts w:hint="eastAsia"/>
                <w:highlight w:val="none"/>
                <w:vertAlign w:val="superscript"/>
                <w:lang w:val="en-US" w:eastAsia="zh-CN"/>
              </w:rPr>
              <w:t>[25]</w:t>
            </w:r>
            <w:r>
              <w:rPr>
                <w:rFonts w:hint="eastAsia"/>
                <w:highlight w:val="none"/>
                <w:lang w:val="en-US" w:eastAsia="zh-CN"/>
              </w:rPr>
              <w:t>，Liu 等系统研究了 Prompt 工程对推理能力的提升作用</w:t>
            </w:r>
            <w:r>
              <w:rPr>
                <w:rFonts w:hint="eastAsia"/>
                <w:highlight w:val="none"/>
                <w:vertAlign w:val="superscript"/>
                <w:lang w:val="en-US" w:eastAsia="zh-CN"/>
              </w:rPr>
              <w:t>[26]</w:t>
            </w:r>
            <w:r>
              <w:rPr>
                <w:rFonts w:hint="eastAsia"/>
                <w:highlight w:val="none"/>
                <w:lang w:val="en-US" w:eastAsia="zh-CN"/>
              </w:rPr>
              <w:t>。Baltrusaitis 等确立了多模态学习的分类学</w:t>
            </w:r>
            <w:r>
              <w:rPr>
                <w:rFonts w:hint="eastAsia"/>
                <w:highlight w:val="none"/>
                <w:vertAlign w:val="superscript"/>
                <w:lang w:val="en-US" w:eastAsia="zh-CN"/>
              </w:rPr>
              <w:t>[27]</w:t>
            </w:r>
            <w:r>
              <w:rPr>
                <w:rFonts w:hint="eastAsia"/>
                <w:highlight w:val="none"/>
                <w:lang w:val="en-US" w:eastAsia="zh-CN"/>
              </w:rPr>
              <w:t>；Yin 等综述了 MLLM 的发展</w:t>
            </w:r>
            <w:r>
              <w:rPr>
                <w:rFonts w:hint="eastAsia"/>
                <w:highlight w:val="none"/>
                <w:vertAlign w:val="superscript"/>
                <w:lang w:val="en-US" w:eastAsia="zh-CN"/>
              </w:rPr>
              <w:t>[28]</w:t>
            </w:r>
            <w:r>
              <w:rPr>
                <w:rFonts w:hint="eastAsia"/>
                <w:highlight w:val="none"/>
                <w:lang w:val="en-US" w:eastAsia="zh-CN"/>
              </w:rPr>
              <w:t>。Bai 等研发的 Qwen-VL 展示了卓越的视觉理解能力</w:t>
            </w:r>
            <w:r>
              <w:rPr>
                <w:rFonts w:hint="eastAsia"/>
                <w:highlight w:val="none"/>
                <w:vertAlign w:val="superscript"/>
                <w:lang w:val="en-US" w:eastAsia="zh-CN"/>
              </w:rPr>
              <w:t>[29]</w:t>
            </w:r>
            <w:r>
              <w:rPr>
                <w:rFonts w:hint="eastAsia"/>
                <w:highlight w:val="none"/>
                <w:lang w:val="en-US" w:eastAsia="zh-CN"/>
              </w:rPr>
              <w:t>。Qwen-VL 的引入使得 AI 能够通过识别视频图像中的设施拓扑关系（如风机间距），直接对比法规要求，实现了“视觉合规检查”。华为“盘古矿山”大模型</w:t>
            </w:r>
            <w:r>
              <w:rPr>
                <w:rFonts w:hint="eastAsia"/>
                <w:highlight w:val="none"/>
                <w:vertAlign w:val="superscript"/>
                <w:lang w:val="en-US" w:eastAsia="zh-CN"/>
              </w:rPr>
              <w:t>[30]</w:t>
            </w:r>
            <w:r>
              <w:rPr>
                <w:rFonts w:hint="eastAsia"/>
                <w:highlight w:val="none"/>
                <w:lang w:val="en-US" w:eastAsia="zh-CN"/>
              </w:rPr>
              <w:t>与中国矿业大学“太阳石”大模型</w:t>
            </w:r>
            <w:r>
              <w:rPr>
                <w:rFonts w:hint="eastAsia"/>
                <w:highlight w:val="none"/>
                <w:vertAlign w:val="superscript"/>
                <w:lang w:val="en-US" w:eastAsia="zh-CN"/>
              </w:rPr>
              <w:t>[31]</w:t>
            </w:r>
            <w:r>
              <w:rPr>
                <w:rFonts w:hint="eastAsia"/>
                <w:highlight w:val="none"/>
                <w:lang w:val="en-US" w:eastAsia="zh-CN"/>
              </w:rPr>
              <w:t xml:space="preserve"> 的发布，证明了垂直领域知识内化的重要性。任磊等阐述了工业大模型的应用挑战</w:t>
            </w:r>
            <w:r>
              <w:rPr>
                <w:rFonts w:hint="eastAsia"/>
                <w:highlight w:val="none"/>
                <w:vertAlign w:val="superscript"/>
                <w:lang w:val="en-US" w:eastAsia="zh-CN"/>
              </w:rPr>
              <w:t>[32]</w:t>
            </w:r>
            <w:r>
              <w:rPr>
                <w:rFonts w:hint="eastAsia"/>
                <w:highlight w:val="none"/>
                <w:lang w:val="en-US" w:eastAsia="zh-CN"/>
              </w:rPr>
              <w:t>；</w:t>
            </w:r>
            <w:r>
              <w:rPr>
                <w:rFonts w:hint="eastAsia" w:ascii="Times New Roman" w:hAnsi="Times New Roman" w:cs="Times New Roman"/>
                <w:snapToGrid w:val="0"/>
                <w:kern w:val="21"/>
                <w:highlight w:val="none"/>
              </w:rPr>
              <w:t>Mangione</w:t>
            </w:r>
            <w:r>
              <w:rPr>
                <w:rFonts w:hint="eastAsia"/>
                <w:highlight w:val="none"/>
                <w:lang w:val="en-US" w:eastAsia="zh-CN"/>
              </w:rPr>
              <w:t>等探讨了生成式 AI 在工业物联网下的感知逻辑</w:t>
            </w:r>
            <w:r>
              <w:rPr>
                <w:rFonts w:hint="eastAsia"/>
                <w:highlight w:val="none"/>
                <w:vertAlign w:val="superscript"/>
                <w:lang w:val="en-US" w:eastAsia="zh-CN"/>
              </w:rPr>
              <w:t>[33]</w:t>
            </w:r>
            <w:r>
              <w:rPr>
                <w:rFonts w:hint="eastAsia"/>
                <w:highlight w:val="none"/>
                <w:lang w:val="en-US" w:eastAsia="zh-CN"/>
              </w:rPr>
              <w:t>。行业模型的爆发预示着“法规智能”将成为矿山安全的下一个制高点。在系统落地层面，Percival 论证了 Django 框架在复杂业务逻辑处理中的稳定性</w:t>
            </w:r>
            <w:r>
              <w:rPr>
                <w:rFonts w:hint="eastAsia"/>
                <w:highlight w:val="none"/>
                <w:vertAlign w:val="superscript"/>
                <w:lang w:val="en-US" w:eastAsia="zh-CN"/>
              </w:rPr>
              <w:t>[34]</w:t>
            </w:r>
            <w:r>
              <w:rPr>
                <w:rFonts w:hint="eastAsia"/>
                <w:highlight w:val="none"/>
                <w:lang w:val="en-US" w:eastAsia="zh-CN"/>
              </w:rPr>
              <w:t>；尤雨溪论述了 Vue.js 框架在构建高交互界面中的效能</w:t>
            </w:r>
            <w:r>
              <w:rPr>
                <w:rFonts w:hint="eastAsia"/>
                <w:highlight w:val="none"/>
                <w:vertAlign w:val="superscript"/>
                <w:lang w:val="en-US" w:eastAsia="zh-CN"/>
              </w:rPr>
              <w:t>[35]</w:t>
            </w:r>
            <w:r>
              <w:rPr>
                <w:rFonts w:hint="eastAsia"/>
                <w:highlight w:val="none"/>
                <w:lang w:val="en-US" w:eastAsia="zh-CN"/>
              </w:rPr>
              <w:t xml:space="preserve">。隐患辨识的实时性要求系统必须具备高效的异步处理能力，这为本研究采用 </w:t>
            </w:r>
            <w:r>
              <w:rPr>
                <w:rFonts w:hint="default"/>
                <w:highlight w:val="none"/>
                <w:lang w:val="en-US" w:eastAsia="zh-CN"/>
              </w:rPr>
              <w:t>Vue3+Django</w:t>
            </w:r>
            <w:r>
              <w:rPr>
                <w:rFonts w:hint="eastAsia"/>
                <w:highlight w:val="none"/>
                <w:lang w:val="en-US" w:eastAsia="zh-CN"/>
              </w:rPr>
              <w:t>的技术选型提供了工程科学依据。</w:t>
            </w:r>
          </w:p>
          <w:p w14:paraId="481469B2">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highlight w:val="none"/>
                <w:lang w:val="en-US" w:eastAsia="zh-CN"/>
              </w:rPr>
            </w:pPr>
            <w:r>
              <w:rPr>
                <w:rFonts w:hint="default"/>
                <w:highlight w:val="none"/>
                <w:lang w:val="en-US" w:eastAsia="zh-CN"/>
              </w:rPr>
              <w:t>现有监测多为</w:t>
            </w:r>
            <w:r>
              <w:rPr>
                <w:rFonts w:hint="eastAsia"/>
                <w:highlight w:val="none"/>
                <w:lang w:val="en-US" w:eastAsia="zh-CN"/>
              </w:rPr>
              <w:t>“</w:t>
            </w:r>
            <w:r>
              <w:rPr>
                <w:rFonts w:hint="default"/>
                <w:highlight w:val="none"/>
                <w:lang w:val="en-US" w:eastAsia="zh-CN"/>
              </w:rPr>
              <w:t>数值超限即隐患</w:t>
            </w:r>
            <w:r>
              <w:rPr>
                <w:rFonts w:hint="eastAsia"/>
                <w:highlight w:val="none"/>
                <w:lang w:val="en-US" w:eastAsia="zh-CN"/>
              </w:rPr>
              <w:t>”</w:t>
            </w:r>
            <w:r>
              <w:rPr>
                <w:rFonts w:hint="default"/>
                <w:highlight w:val="none"/>
                <w:lang w:val="en-US" w:eastAsia="zh-CN"/>
              </w:rPr>
              <w:t>的简单逻辑，缺乏基于《</w:t>
            </w:r>
            <w:r>
              <w:rPr>
                <w:rFonts w:hint="eastAsia"/>
                <w:highlight w:val="none"/>
                <w:lang w:val="en-US" w:eastAsia="zh-CN"/>
              </w:rPr>
              <w:t>煤矿安全</w:t>
            </w:r>
            <w:r>
              <w:rPr>
                <w:rFonts w:hint="default"/>
                <w:highlight w:val="none"/>
                <w:lang w:val="en-US" w:eastAsia="zh-CN"/>
              </w:rPr>
              <w:t>规程》的深度合规性推理。传统图像识别与数值监测割裂。虽然 Qwen-VL具备通用视觉能力，但在处理煤矿特有设施时的跨模态语义对齐精度仍待验证。传统 AI无法输出可追溯的法律依据。本研究拟利用 RAG构建具备条文溯源能力的辨识链条。</w:t>
            </w:r>
          </w:p>
          <w:p w14:paraId="5D5A361C">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highlight w:val="none"/>
                <w:lang w:val="en-US" w:eastAsia="zh-CN"/>
              </w:rPr>
            </w:pPr>
            <w:r>
              <w:rPr>
                <w:rFonts w:hint="default"/>
                <w:highlight w:val="none"/>
                <w:lang w:val="en-US" w:eastAsia="zh-CN"/>
              </w:rPr>
              <w:t>综上所述，本研究拟利用 Qwen2.5-VL 的多模态感知能力，结合 RAG 驱动的 2025 版</w:t>
            </w:r>
            <w:r>
              <w:rPr>
                <w:rFonts w:hint="eastAsia"/>
                <w:highlight w:val="none"/>
                <w:lang w:val="en-US" w:eastAsia="zh-CN"/>
              </w:rPr>
              <w:t>《煤矿安全规程》通风一章的知识库</w:t>
            </w:r>
            <w:r>
              <w:rPr>
                <w:rFonts w:hint="default"/>
                <w:highlight w:val="none"/>
                <w:lang w:val="en-US" w:eastAsia="zh-CN"/>
              </w:rPr>
              <w:t>，基于 Vue3+Django 构建一个具备推理能力的智能辨识系统。</w:t>
            </w:r>
          </w:p>
          <w:p w14:paraId="6E1978AF">
            <w:pPr>
              <w:pStyle w:val="5"/>
              <w:spacing w:line="280" w:lineRule="exact"/>
              <w:ind w:firstLine="420"/>
              <w:rPr>
                <w:rFonts w:ascii="Times New Roman" w:hAnsi="Times New Roman" w:cs="Times New Roman"/>
                <w:snapToGrid w:val="0"/>
                <w:kern w:val="21"/>
              </w:rPr>
            </w:pPr>
          </w:p>
        </w:tc>
      </w:tr>
    </w:tbl>
    <w:p w14:paraId="3BDFD416">
      <w:pPr>
        <w:rPr>
          <w:rFonts w:eastAsia="黑体"/>
          <w:bCs/>
          <w:color w:val="000000"/>
          <w:sz w:val="32"/>
        </w:rPr>
      </w:pPr>
    </w:p>
    <w:p w14:paraId="013E0600">
      <w:pPr>
        <w:rPr>
          <w:rFonts w:eastAsia="黑体"/>
          <w:bCs/>
          <w:color w:val="000000"/>
          <w:sz w:val="32"/>
        </w:rPr>
      </w:pPr>
    </w:p>
    <w:p w14:paraId="183D2567">
      <w:pPr>
        <w:jc w:val="center"/>
        <w:rPr>
          <w:rFonts w:eastAsia="黑体"/>
          <w:bCs/>
          <w:color w:val="000000"/>
          <w:sz w:val="32"/>
        </w:rPr>
      </w:pPr>
      <w:r>
        <w:rPr>
          <w:rFonts w:eastAsia="黑体"/>
          <w:bCs/>
          <w:color w:val="000000"/>
          <w:sz w:val="32"/>
        </w:rPr>
        <w:t>学位论文选题与开题报告</w:t>
      </w:r>
    </w:p>
    <w:tbl>
      <w:tblPr>
        <w:tblStyle w:val="12"/>
        <w:tblW w:w="9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8"/>
      </w:tblGrid>
      <w:tr w14:paraId="2910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4" w:hRule="atLeast"/>
          <w:jc w:val="center"/>
        </w:trPr>
        <w:tc>
          <w:tcPr>
            <w:tcW w:w="9218" w:type="dxa"/>
            <w:noWrap w:val="0"/>
            <w:vAlign w:val="top"/>
          </w:tcPr>
          <w:p w14:paraId="1DEF440F">
            <w:pPr>
              <w:pStyle w:val="5"/>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2.论文选题的理论意义或实用价值（博士：</w:t>
            </w:r>
            <w:r>
              <w:rPr>
                <w:rFonts w:ascii="Times New Roman" w:hAnsi="Times New Roman" w:cs="Times New Roman"/>
                <w:bCs/>
                <w:snapToGrid w:val="0"/>
                <w:kern w:val="21"/>
                <w:sz w:val="24"/>
                <w:szCs w:val="24"/>
              </w:rPr>
              <w:t>论文研究的理论意义、实用价值及创新点；</w:t>
            </w:r>
            <w:r>
              <w:rPr>
                <w:rFonts w:ascii="Times New Roman" w:hAnsi="Times New Roman" w:cs="Times New Roman"/>
                <w:b/>
                <w:snapToGrid w:val="0"/>
                <w:kern w:val="21"/>
                <w:sz w:val="24"/>
                <w:szCs w:val="24"/>
              </w:rPr>
              <w:t>学硕：</w:t>
            </w:r>
            <w:r>
              <w:rPr>
                <w:rFonts w:ascii="Times New Roman" w:hAnsi="Times New Roman" w:cs="Times New Roman"/>
                <w:bCs/>
                <w:snapToGrid w:val="0"/>
                <w:kern w:val="21"/>
                <w:sz w:val="24"/>
                <w:szCs w:val="24"/>
              </w:rPr>
              <w:t>论文研究的理论意义、实用价值及创新点；</w:t>
            </w:r>
            <w:r>
              <w:rPr>
                <w:rFonts w:ascii="Times New Roman" w:hAnsi="Times New Roman" w:cs="Times New Roman"/>
                <w:b/>
                <w:snapToGrid w:val="0"/>
                <w:kern w:val="21"/>
                <w:sz w:val="24"/>
                <w:szCs w:val="24"/>
              </w:rPr>
              <w:t>专硕：</w:t>
            </w:r>
            <w:r>
              <w:rPr>
                <w:rFonts w:ascii="Times New Roman" w:hAnsi="Times New Roman" w:cs="Times New Roman"/>
                <w:bCs/>
                <w:snapToGrid w:val="0"/>
                <w:kern w:val="21"/>
                <w:sz w:val="24"/>
                <w:szCs w:val="24"/>
              </w:rPr>
              <w:t>论文研究的实用价值及创新点。</w:t>
            </w:r>
            <w:r>
              <w:rPr>
                <w:rFonts w:ascii="Times New Roman" w:hAnsi="Times New Roman" w:cs="Times New Roman"/>
                <w:b/>
                <w:color w:val="000000"/>
                <w:sz w:val="24"/>
                <w:szCs w:val="24"/>
              </w:rPr>
              <w:t>）</w:t>
            </w:r>
          </w:p>
          <w:p w14:paraId="41A7B53E">
            <w:pPr>
              <w:pStyle w:val="5"/>
              <w:rPr>
                <w:rFonts w:ascii="Times New Roman" w:hAnsi="Times New Roman" w:cs="Times New Roman"/>
                <w:b/>
                <w:color w:val="000000"/>
              </w:rPr>
            </w:pPr>
            <w:r>
              <w:rPr>
                <w:rFonts w:ascii="Times New Roman" w:hAnsi="Times New Roman" w:cs="Times New Roman"/>
                <w:b/>
                <w:color w:val="000000"/>
              </w:rPr>
              <w:t>2.1 理论意义</w:t>
            </w:r>
          </w:p>
          <w:p w14:paraId="65CC23D8">
            <w:pPr>
              <w:pStyle w:val="5"/>
              <w:ind w:firstLine="420" w:firstLineChars="200"/>
              <w:rPr>
                <w:rFonts w:ascii="Times New Roman" w:hAnsi="Times New Roman" w:cs="Times New Roman"/>
                <w:highlight w:val="none"/>
              </w:rPr>
            </w:pPr>
            <w:r>
              <w:rPr>
                <w:rFonts w:ascii="Times New Roman" w:hAnsi="Times New Roman" w:cs="Times New Roman"/>
                <w:highlight w:val="none"/>
              </w:rPr>
              <w:t>（1）</w:t>
            </w:r>
            <w:r>
              <w:rPr>
                <w:rStyle w:val="19"/>
                <w:highlight w:val="none"/>
              </w:rPr>
              <w:t>本研究探索如何利用大语言模型（LLM）和知识图谱技术，将</w:t>
            </w:r>
            <w:r>
              <w:rPr>
                <w:rStyle w:val="19"/>
                <w:rFonts w:hint="eastAsia"/>
                <w:highlight w:val="none"/>
                <w:lang w:val="en-US" w:eastAsia="zh-CN"/>
              </w:rPr>
              <w:t>2025版</w:t>
            </w:r>
            <w:r>
              <w:rPr>
                <w:rStyle w:val="19"/>
                <w:highlight w:val="none"/>
              </w:rPr>
              <w:t>《煤矿安全规程》中静态的、非结构化的条文转化为计算机可执行的动态逻辑规则</w:t>
            </w:r>
            <w:r>
              <w:rPr>
                <w:rStyle w:val="19"/>
                <w:rFonts w:hint="eastAsia"/>
                <w:highlight w:val="none"/>
              </w:rPr>
              <w:t>，并于结构化数据进行知识融合，实现知识图谱数据层信息获取</w:t>
            </w:r>
            <w:r>
              <w:rPr>
                <w:rStyle w:val="19"/>
                <w:highlight w:val="none"/>
              </w:rPr>
              <w:t>。</w:t>
            </w:r>
            <w:r>
              <w:rPr>
                <w:highlight w:val="none"/>
              </w:rPr>
              <w:t>设计并实现一个基于 B/S 架构的煤矿通风隐患智能辨识系统。系统采用前后端分离模式，前端负责交互与可视化，后端负责业务逻辑与模型调度，底层依托大模型与多源数据库。</w:t>
            </w:r>
            <w:r>
              <w:rPr>
                <w:rStyle w:val="19"/>
                <w:rFonts w:hint="eastAsia"/>
                <w:highlight w:val="none"/>
              </w:rPr>
              <w:t>构建了《煤矿安全规程》中“法规文本”向“计算约束”转化的语义映射机制。</w:t>
            </w:r>
          </w:p>
          <w:p w14:paraId="107F8CC9">
            <w:pPr>
              <w:widowControl/>
              <w:shd w:val="clear" w:color="auto" w:fill="FDFDFE"/>
              <w:ind w:firstLine="420" w:firstLineChars="200"/>
              <w:jc w:val="left"/>
              <w:rPr>
                <w:szCs w:val="21"/>
                <w:highlight w:val="none"/>
              </w:rPr>
            </w:pPr>
            <w:r>
              <w:rPr>
                <w:szCs w:val="21"/>
                <w:highlight w:val="none"/>
              </w:rPr>
              <w:t>（2）</w:t>
            </w:r>
            <w:r>
              <w:rPr>
                <w:rFonts w:hint="eastAsia"/>
                <w:szCs w:val="21"/>
                <w:highlight w:val="none"/>
              </w:rPr>
              <w:t>基于现场照片、文本、传感器数据记录等多模态融合辨识理论。</w:t>
            </w:r>
            <w:r>
              <w:rPr>
                <w:rStyle w:val="19"/>
                <w:highlight w:val="none"/>
              </w:rPr>
              <w:t>不仅</w:t>
            </w:r>
            <w:r>
              <w:rPr>
                <w:rStyle w:val="19"/>
                <w:rFonts w:hint="eastAsia"/>
                <w:highlight w:val="none"/>
              </w:rPr>
              <w:t>能</w:t>
            </w:r>
            <w:r>
              <w:rPr>
                <w:rStyle w:val="19"/>
                <w:highlight w:val="none"/>
              </w:rPr>
              <w:t>处理数据层面的融合，更实现了在语义理解层面的深度交互，丰富了复杂工业场景下的智能感知理论。</w:t>
            </w:r>
          </w:p>
          <w:p w14:paraId="6B3B76CB">
            <w:pPr>
              <w:pStyle w:val="5"/>
              <w:ind w:firstLine="420" w:firstLineChars="200"/>
              <w:rPr>
                <w:rFonts w:ascii="Times New Roman" w:hAnsi="Times New Roman" w:cs="Times New Roman"/>
                <w:bCs/>
                <w:color w:val="000000"/>
              </w:rPr>
            </w:pPr>
            <w:r>
              <w:rPr>
                <w:rFonts w:ascii="Times New Roman" w:hAnsi="Times New Roman" w:cs="Times New Roman"/>
                <w:bCs/>
                <w:color w:val="000000"/>
              </w:rPr>
              <w:t>（3）</w:t>
            </w:r>
            <w:r>
              <w:rPr>
                <w:rStyle w:val="19"/>
              </w:rPr>
              <w:t>通过引入RAG（检索增强生成）技术，确立了基于法规推理的辨识路径。</w:t>
            </w:r>
            <w:r>
              <w:rPr>
                <w:rStyle w:val="19"/>
                <w:rFonts w:hint="eastAsia"/>
              </w:rPr>
              <w:t>系统</w:t>
            </w:r>
            <w:r>
              <w:rPr>
                <w:rStyle w:val="19"/>
              </w:rPr>
              <w:t>不仅输出隐患结论，还能溯源至具体的规程条款，为人工智能在安全关键型系统中的可信应用提供了理论支撑。</w:t>
            </w:r>
          </w:p>
          <w:p w14:paraId="20689DC5">
            <w:pPr>
              <w:pStyle w:val="5"/>
              <w:rPr>
                <w:rFonts w:ascii="Times New Roman" w:hAnsi="Times New Roman" w:cs="Times New Roman"/>
                <w:b/>
                <w:color w:val="000000"/>
                <w:highlight w:val="none"/>
              </w:rPr>
            </w:pPr>
            <w:r>
              <w:rPr>
                <w:rFonts w:ascii="Times New Roman" w:hAnsi="Times New Roman" w:cs="Times New Roman"/>
                <w:b/>
                <w:color w:val="000000"/>
                <w:highlight w:val="none"/>
              </w:rPr>
              <w:t>2.2 创新点</w:t>
            </w:r>
          </w:p>
          <w:p w14:paraId="72B0B899">
            <w:pPr>
              <w:pStyle w:val="5"/>
              <w:ind w:firstLine="420" w:firstLineChars="200"/>
              <w:rPr>
                <w:rStyle w:val="19"/>
                <w:rFonts w:hint="eastAsia" w:eastAsia="宋体"/>
                <w:highlight w:val="none"/>
                <w:lang w:val="en-US" w:eastAsia="zh-CN"/>
              </w:rPr>
            </w:pPr>
            <w:r>
              <w:rPr>
                <w:rFonts w:ascii="Times New Roman" w:hAnsi="Times New Roman" w:cs="Times New Roman"/>
                <w:bCs/>
                <w:color w:val="000000"/>
                <w:highlight w:val="none"/>
              </w:rPr>
              <w:t>（1）</w:t>
            </w:r>
            <w:r>
              <w:rPr>
                <w:rStyle w:val="19"/>
                <w:rFonts w:hint="eastAsia"/>
                <w:highlight w:val="none"/>
                <w:lang w:val="en-US" w:eastAsia="zh-CN"/>
              </w:rPr>
              <w:t>建立多模态大</w:t>
            </w:r>
            <w:r>
              <w:rPr>
                <w:rStyle w:val="19"/>
                <w:highlight w:val="none"/>
              </w:rPr>
              <w:t>模型，</w:t>
            </w:r>
            <w:r>
              <w:rPr>
                <w:rStyle w:val="19"/>
                <w:rFonts w:hint="eastAsia"/>
                <w:highlight w:val="none"/>
                <w:lang w:val="en-US" w:eastAsia="zh-CN"/>
              </w:rPr>
              <w:t>并嵌入规程中的硬性约束和软性约束，</w:t>
            </w:r>
            <w:r>
              <w:rPr>
                <w:rStyle w:val="19"/>
                <w:highlight w:val="none"/>
              </w:rPr>
              <w:t>解决了</w:t>
            </w:r>
            <w:r>
              <w:rPr>
                <w:rStyle w:val="19"/>
                <w:rFonts w:hint="eastAsia"/>
                <w:highlight w:val="none"/>
                <w:lang w:val="en-US" w:eastAsia="zh-CN"/>
              </w:rPr>
              <w:t>传统</w:t>
            </w:r>
            <w:r>
              <w:rPr>
                <w:rStyle w:val="19"/>
                <w:highlight w:val="none"/>
              </w:rPr>
              <w:t>纯数据驱动模型</w:t>
            </w:r>
            <w:r>
              <w:rPr>
                <w:rStyle w:val="19"/>
                <w:rFonts w:hint="eastAsia"/>
                <w:highlight w:val="none"/>
                <w:lang w:val="en-US" w:eastAsia="zh-CN"/>
              </w:rPr>
              <w:t>中图像与数值检测存在语义割裂</w:t>
            </w:r>
            <w:r>
              <w:rPr>
                <w:rStyle w:val="19"/>
                <w:highlight w:val="none"/>
              </w:rPr>
              <w:t>的问题。</w:t>
            </w:r>
          </w:p>
          <w:p w14:paraId="5AE46B14">
            <w:pPr>
              <w:pStyle w:val="5"/>
              <w:ind w:firstLine="420" w:firstLineChars="200"/>
              <w:rPr>
                <w:rStyle w:val="19"/>
              </w:rPr>
            </w:pPr>
            <w:r>
              <w:rPr>
                <w:rFonts w:ascii="Times New Roman" w:hAnsi="Times New Roman" w:cs="Times New Roman"/>
                <w:bCs/>
                <w:color w:val="000000"/>
              </w:rPr>
              <w:t>（2）</w:t>
            </w:r>
            <w:r>
              <w:rPr>
                <w:rStyle w:val="19"/>
              </w:rPr>
              <w:t>RAG技术与工业机理的深度融合</w:t>
            </w:r>
            <w:r>
              <w:rPr>
                <w:rStyle w:val="19"/>
                <w:rFonts w:hint="eastAsia"/>
              </w:rPr>
              <w:t>，</w:t>
            </w:r>
            <w:r>
              <w:rPr>
                <w:rStyle w:val="19"/>
              </w:rPr>
              <w:t>将通用大模型（LLM）与</w:t>
            </w:r>
            <w:r>
              <w:rPr>
                <w:rStyle w:val="19"/>
                <w:highlight w:val="none"/>
              </w:rPr>
              <w:t>煤矿通风领域的垂直知识库结合。</w:t>
            </w:r>
            <w:r>
              <w:rPr>
                <w:rStyle w:val="19"/>
              </w:rPr>
              <w:t>设计针对通风系统的提示词工程</w:t>
            </w:r>
            <w:r>
              <w:rPr>
                <w:rStyle w:val="19"/>
                <w:rFonts w:hint="eastAsia"/>
                <w:lang w:eastAsia="zh-CN"/>
              </w:rPr>
              <w:t>（</w:t>
            </w:r>
            <w:r>
              <w:rPr>
                <w:rStyle w:val="19"/>
                <w:rFonts w:hint="eastAsia"/>
                <w:lang w:val="en-US" w:eastAsia="zh-CN"/>
              </w:rPr>
              <w:t>Prompt</w:t>
            </w:r>
            <w:r>
              <w:rPr>
                <w:rStyle w:val="19"/>
                <w:rFonts w:hint="eastAsia"/>
                <w:lang w:eastAsia="zh-CN"/>
              </w:rPr>
              <w:t>）</w:t>
            </w:r>
            <w:r>
              <w:rPr>
                <w:rStyle w:val="19"/>
              </w:rPr>
              <w:t>和知识检索</w:t>
            </w:r>
            <w:r>
              <w:rPr>
                <w:rStyle w:val="19"/>
                <w:rFonts w:hint="eastAsia"/>
                <w:lang w:val="en-US" w:eastAsia="zh-CN"/>
              </w:rPr>
              <w:t>生成</w:t>
            </w:r>
            <w:r>
              <w:rPr>
                <w:rStyle w:val="19"/>
              </w:rPr>
              <w:t>策略，使得通用大模型能够理解</w:t>
            </w:r>
            <w:r>
              <w:rPr>
                <w:rStyle w:val="19"/>
                <w:rFonts w:hint="eastAsia"/>
              </w:rPr>
              <w:t>“</w:t>
            </w:r>
            <w:r>
              <w:rPr>
                <w:rStyle w:val="19"/>
              </w:rPr>
              <w:t>风电闭锁</w:t>
            </w:r>
            <w:r>
              <w:rPr>
                <w:rStyle w:val="19"/>
                <w:rFonts w:hint="eastAsia"/>
              </w:rPr>
              <w:t>”</w:t>
            </w:r>
            <w:r>
              <w:rPr>
                <w:rStyle w:val="19"/>
              </w:rPr>
              <w:t>、</w:t>
            </w:r>
            <w:r>
              <w:rPr>
                <w:rStyle w:val="19"/>
                <w:rFonts w:hint="eastAsia"/>
              </w:rPr>
              <w:t>“</w:t>
            </w:r>
            <w:r>
              <w:rPr>
                <w:rStyle w:val="19"/>
              </w:rPr>
              <w:t>循环风</w:t>
            </w:r>
            <w:r>
              <w:rPr>
                <w:rStyle w:val="19"/>
                <w:rFonts w:hint="eastAsia"/>
              </w:rPr>
              <w:t>”</w:t>
            </w:r>
            <w:r>
              <w:rPr>
                <w:rStyle w:val="19"/>
              </w:rPr>
              <w:t>等专业术语和逻辑，</w:t>
            </w:r>
            <w:r>
              <w:rPr>
                <w:rStyle w:val="19"/>
                <w:rFonts w:hint="eastAsia"/>
                <w:lang w:val="en-US" w:eastAsia="zh-CN"/>
              </w:rPr>
              <w:t>显著提升了模型的辨识能力</w:t>
            </w:r>
            <w:r>
              <w:rPr>
                <w:rStyle w:val="19"/>
              </w:rPr>
              <w:t>。</w:t>
            </w:r>
          </w:p>
          <w:p w14:paraId="0B621800">
            <w:pPr>
              <w:pStyle w:val="5"/>
              <w:ind w:firstLine="420" w:firstLineChars="200"/>
              <w:rPr>
                <w:rStyle w:val="19"/>
              </w:rPr>
            </w:pPr>
            <w:r>
              <w:rPr>
                <w:rStyle w:val="19"/>
                <w:rFonts w:hint="eastAsia"/>
              </w:rPr>
              <w:t>（3）</w:t>
            </w:r>
            <w:r>
              <w:rPr>
                <w:rStyle w:val="19"/>
              </w:rPr>
              <w:t>系统能结合视觉信息、规程知识和传感器数据，进行跨模态的逻辑推理，</w:t>
            </w:r>
            <w:r>
              <w:rPr>
                <w:rStyle w:val="19"/>
                <w:rFonts w:hint="eastAsia"/>
              </w:rPr>
              <w:t>构建“图-文-数”联动的智能辨识模型。</w:t>
            </w:r>
          </w:p>
          <w:p w14:paraId="14624CF4">
            <w:pPr>
              <w:pStyle w:val="5"/>
              <w:rPr>
                <w:rFonts w:ascii="Times New Roman" w:hAnsi="Times New Roman" w:cs="Times New Roman"/>
                <w:b/>
                <w:color w:val="000000"/>
              </w:rPr>
            </w:pPr>
            <w:r>
              <w:rPr>
                <w:rFonts w:ascii="Times New Roman" w:hAnsi="Times New Roman" w:cs="Times New Roman"/>
                <w:b/>
                <w:color w:val="000000"/>
              </w:rPr>
              <w:t>2.</w:t>
            </w:r>
            <w:r>
              <w:rPr>
                <w:rFonts w:hint="eastAsia" w:ascii="Times New Roman" w:hAnsi="Times New Roman" w:cs="Times New Roman"/>
                <w:b/>
                <w:color w:val="000000"/>
              </w:rPr>
              <w:t>3</w:t>
            </w:r>
            <w:r>
              <w:rPr>
                <w:rFonts w:ascii="Times New Roman" w:hAnsi="Times New Roman" w:cs="Times New Roman"/>
                <w:b/>
                <w:color w:val="000000"/>
              </w:rPr>
              <w:t xml:space="preserve"> 实用价值</w:t>
            </w:r>
          </w:p>
          <w:p w14:paraId="08B693F0">
            <w:pPr>
              <w:pStyle w:val="5"/>
              <w:ind w:firstLine="420" w:firstLineChars="200"/>
              <w:rPr>
                <w:rFonts w:ascii="Times New Roman" w:hAnsi="Times New Roman" w:cs="Times New Roman"/>
                <w:b/>
                <w:color w:val="000000"/>
              </w:rPr>
            </w:pPr>
            <w:r>
              <w:rPr>
                <w:rStyle w:val="19"/>
              </w:rPr>
              <w:t>随着规程的更新</w:t>
            </w:r>
            <w:r>
              <w:rPr>
                <w:rStyle w:val="19"/>
                <w:rFonts w:hint="eastAsia"/>
              </w:rPr>
              <w:t>，</w:t>
            </w:r>
            <w:r>
              <w:rPr>
                <w:rStyle w:val="19"/>
              </w:rPr>
              <w:t>对智能化、机器人的新要求，传统的依靠人工记忆和简单阈值监测的方法已经</w:t>
            </w:r>
            <w:r>
              <w:rPr>
                <w:rStyle w:val="19"/>
                <w:rFonts w:hint="eastAsia"/>
              </w:rPr>
              <w:t>不足以应对新的技术发展</w:t>
            </w:r>
            <w:r>
              <w:rPr>
                <w:rStyle w:val="19"/>
              </w:rPr>
              <w:t>，须引入大模型这种具有认知能力的</w:t>
            </w:r>
            <w:r>
              <w:rPr>
                <w:rStyle w:val="19"/>
                <w:rFonts w:hint="eastAsia"/>
              </w:rPr>
              <w:t>新</w:t>
            </w:r>
            <w:r>
              <w:rPr>
                <w:rStyle w:val="19"/>
              </w:rPr>
              <w:t>技术来应对新的合规挑战</w:t>
            </w:r>
            <w:r>
              <w:rPr>
                <w:rStyle w:val="19"/>
                <w:rFonts w:hint="eastAsia"/>
              </w:rPr>
              <w:t>，</w:t>
            </w:r>
            <w:r>
              <w:rPr>
                <w:rFonts w:ascii="Times New Roman" w:hAnsi="Times New Roman" w:cs="Times New Roman"/>
              </w:rPr>
              <w:t>本文提出</w:t>
            </w:r>
            <w:r>
              <w:rPr>
                <w:rFonts w:hint="eastAsia" w:ascii="Times New Roman" w:hAnsi="Times New Roman" w:cs="Times New Roman"/>
              </w:rPr>
              <w:t>数据与法规融合的煤矿通风系统安全隐患智能辨识系统，</w:t>
            </w:r>
            <w:r>
              <w:rPr>
                <w:rFonts w:ascii="Times New Roman" w:hAnsi="Times New Roman" w:cs="Times New Roman"/>
              </w:rPr>
              <w:t>具有以下研究价值：</w:t>
            </w:r>
          </w:p>
          <w:p w14:paraId="491AEDB9">
            <w:pPr>
              <w:pStyle w:val="5"/>
              <w:ind w:firstLine="420" w:firstLineChars="200"/>
            </w:pPr>
            <w:r>
              <w:rPr>
                <w:rFonts w:hint="eastAsia" w:ascii="Times New Roman" w:hAnsi="Times New Roman" w:cs="Times New Roman"/>
              </w:rPr>
              <w:t>（1）</w:t>
            </w:r>
            <w:r>
              <w:t>系统</w:t>
            </w:r>
            <w:r>
              <w:rPr>
                <w:rFonts w:hint="eastAsia"/>
                <w:lang w:val="en-US" w:eastAsia="zh-CN"/>
              </w:rPr>
              <w:t>结合</w:t>
            </w:r>
            <w:r>
              <w:t>最新的2025版规程知识库，能够实时、精准地捕捉违规行为，确保矿井安全管理始终符合最新国家标准。</w:t>
            </w:r>
          </w:p>
          <w:p w14:paraId="488E90D2">
            <w:pPr>
              <w:pStyle w:val="5"/>
              <w:ind w:firstLine="420" w:firstLineChars="200"/>
              <w:rPr>
                <w:rFonts w:ascii="Times New Roman" w:hAnsi="Times New Roman" w:cs="Times New Roman"/>
              </w:rPr>
            </w:pPr>
            <w:r>
              <w:rPr>
                <w:rFonts w:ascii="Times New Roman" w:hAnsi="Times New Roman" w:cs="Times New Roman"/>
              </w:rPr>
              <w:t>（2）</w:t>
            </w:r>
            <w:r>
              <w:rPr>
                <w:rStyle w:val="19"/>
              </w:rPr>
              <w:t>基于</w:t>
            </w:r>
            <w:r>
              <w:rPr>
                <w:rStyle w:val="19"/>
                <w:highlight w:val="none"/>
              </w:rPr>
              <w:t>法规知识增强</w:t>
            </w:r>
            <w:r>
              <w:rPr>
                <w:rStyle w:val="19"/>
              </w:rPr>
              <w:t>的煤矿通风隐患辨识系统，通过拍照上传或对话式查询的低门槛交互，能够辅助现场决策。</w:t>
            </w:r>
            <w:r>
              <w:rPr>
                <w:rFonts w:ascii="Times New Roman" w:hAnsi="Times New Roman" w:cs="Times New Roman"/>
              </w:rPr>
              <w:t>该</w:t>
            </w:r>
            <w:r>
              <w:rPr>
                <w:rFonts w:hint="eastAsia" w:ascii="Times New Roman" w:hAnsi="Times New Roman" w:cs="Times New Roman"/>
              </w:rPr>
              <w:t>方法</w:t>
            </w:r>
            <w:r>
              <w:rPr>
                <w:rFonts w:ascii="Times New Roman" w:hAnsi="Times New Roman" w:cs="Times New Roman"/>
              </w:rPr>
              <w:t>对于矿井通风系统的智能化建设具有一定的参考价值，这对于煤矿的安全生产、高效开采及可持续发展具有现实意义</w:t>
            </w:r>
            <w:r>
              <w:rPr>
                <w:rFonts w:hint="eastAsia" w:ascii="Times New Roman" w:hAnsi="Times New Roman" w:cs="Times New Roman"/>
              </w:rPr>
              <w:t>，</w:t>
            </w:r>
            <w:r>
              <w:rPr>
                <w:rStyle w:val="19"/>
              </w:rPr>
              <w:t>通过分析作业过程图片和趋势数据，能在隐患形成的初期就发出预警。</w:t>
            </w:r>
          </w:p>
          <w:p w14:paraId="3EC5C2C0">
            <w:pPr>
              <w:pStyle w:val="5"/>
              <w:ind w:firstLine="420"/>
              <w:rPr>
                <w:rFonts w:ascii="Times New Roman" w:hAnsi="Times New Roman" w:cs="Times New Roman"/>
                <w:bCs/>
                <w:snapToGrid w:val="0"/>
                <w:kern w:val="21"/>
              </w:rPr>
            </w:pPr>
          </w:p>
        </w:tc>
      </w:tr>
    </w:tbl>
    <w:p w14:paraId="59B7DE9D">
      <w:pPr>
        <w:rPr>
          <w:rFonts w:eastAsia="黑体"/>
          <w:bCs/>
          <w:color w:val="000000"/>
          <w:sz w:val="32"/>
        </w:rPr>
      </w:pPr>
    </w:p>
    <w:p w14:paraId="051BEFDE">
      <w:pPr>
        <w:jc w:val="center"/>
        <w:rPr>
          <w:rFonts w:eastAsia="黑体"/>
          <w:bCs/>
          <w:color w:val="000000"/>
          <w:sz w:val="32"/>
        </w:rPr>
      </w:pPr>
      <w:r>
        <w:rPr>
          <w:rFonts w:eastAsia="黑体"/>
          <w:bCs/>
          <w:color w:val="000000"/>
          <w:sz w:val="32"/>
        </w:rPr>
        <w:t>学位论文选题与开题报告</w:t>
      </w:r>
    </w:p>
    <w:tbl>
      <w:tblPr>
        <w:tblStyle w:val="12"/>
        <w:tblW w:w="90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6"/>
      </w:tblGrid>
      <w:tr w14:paraId="0575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0" w:hRule="atLeast"/>
          <w:jc w:val="center"/>
        </w:trPr>
        <w:tc>
          <w:tcPr>
            <w:tcW w:w="9007" w:type="dxa"/>
            <w:noWrap w:val="0"/>
            <w:vAlign w:val="top"/>
          </w:tcPr>
          <w:p w14:paraId="41EA8265">
            <w:pPr>
              <w:pStyle w:val="5"/>
              <w:spacing w:line="360" w:lineRule="auto"/>
              <w:rPr>
                <w:rFonts w:ascii="Times New Roman" w:hAnsi="Times New Roman" w:cs="Times New Roman"/>
                <w:b/>
                <w:snapToGrid w:val="0"/>
                <w:kern w:val="21"/>
                <w:sz w:val="24"/>
                <w:szCs w:val="24"/>
              </w:rPr>
            </w:pPr>
            <w:r>
              <w:rPr>
                <w:rFonts w:ascii="Times New Roman" w:hAnsi="Times New Roman" w:cs="Times New Roman"/>
                <w:b/>
                <w:snapToGrid w:val="0"/>
                <w:kern w:val="21"/>
                <w:sz w:val="24"/>
                <w:szCs w:val="24"/>
              </w:rPr>
              <w:t>3.论文研究方案（</w:t>
            </w:r>
            <w:r>
              <w:rPr>
                <w:rFonts w:ascii="Times New Roman" w:hAnsi="Times New Roman" w:cs="Times New Roman"/>
                <w:bCs/>
                <w:snapToGrid w:val="0"/>
                <w:kern w:val="21"/>
                <w:sz w:val="24"/>
                <w:szCs w:val="24"/>
              </w:rPr>
              <w:t>包括拟开展的主要研究内容、研究方法及技术路线等</w:t>
            </w:r>
            <w:r>
              <w:rPr>
                <w:rFonts w:ascii="Times New Roman" w:hAnsi="Times New Roman" w:cs="Times New Roman"/>
                <w:b/>
                <w:snapToGrid w:val="0"/>
                <w:kern w:val="21"/>
                <w:sz w:val="24"/>
                <w:szCs w:val="24"/>
              </w:rPr>
              <w:t>）</w:t>
            </w:r>
          </w:p>
          <w:p w14:paraId="409E3F2F">
            <w:pPr>
              <w:rPr>
                <w:b/>
                <w:bCs/>
              </w:rPr>
            </w:pPr>
            <w:r>
              <w:rPr>
                <w:b/>
                <w:bCs/>
              </w:rPr>
              <w:t>3.1 研究内容</w:t>
            </w:r>
          </w:p>
          <w:p w14:paraId="3BBE0321">
            <w:pPr>
              <w:pStyle w:val="5"/>
              <w:ind w:firstLine="420" w:firstLineChars="200"/>
            </w:pPr>
            <w:r>
              <w:t>本</w:t>
            </w:r>
            <w:r>
              <w:rPr>
                <w:rFonts w:hint="eastAsia"/>
              </w:rPr>
              <w:t>文</w:t>
            </w:r>
            <w:r>
              <w:t>旨在解决煤矿通风系统隐患辨识中存在的过度依赖人工经验、多源数据利用率低以及静态法规难以实时指导动态作业等问题。拟开展以下四个方面的研究：</w:t>
            </w:r>
          </w:p>
          <w:p w14:paraId="14A6BD94">
            <w:pPr>
              <w:pStyle w:val="5"/>
              <w:ind w:firstLine="420" w:firstLineChars="200"/>
              <w:rPr>
                <w:rFonts w:hint="eastAsia" w:eastAsia="宋体"/>
                <w:highlight w:val="none"/>
                <w:lang w:val="en-US" w:eastAsia="zh-CN"/>
              </w:rPr>
            </w:pPr>
            <w:r>
              <w:rPr>
                <w:rFonts w:hint="eastAsia"/>
                <w:highlight w:val="none"/>
              </w:rPr>
              <w:t>（</w:t>
            </w:r>
            <w:r>
              <w:rPr>
                <w:rFonts w:hint="eastAsia"/>
                <w:highlight w:val="none"/>
                <w:lang w:val="en-US" w:eastAsia="zh-CN"/>
              </w:rPr>
              <w:t>1</w:t>
            </w:r>
            <w:r>
              <w:rPr>
                <w:rFonts w:hint="eastAsia"/>
                <w:highlight w:val="none"/>
              </w:rPr>
              <w:t>）全栈式煤矿通风隐患智能辨识系统设计与</w:t>
            </w:r>
            <w:r>
              <w:rPr>
                <w:rFonts w:hint="eastAsia"/>
                <w:highlight w:val="none"/>
                <w:lang w:val="en-US" w:eastAsia="zh-CN"/>
              </w:rPr>
              <w:t>开发</w:t>
            </w:r>
          </w:p>
          <w:p w14:paraId="77EBF471">
            <w:pPr>
              <w:pStyle w:val="5"/>
              <w:ind w:firstLine="420" w:firstLineChars="200"/>
              <w:rPr>
                <w:rFonts w:hint="eastAsia" w:eastAsia="宋体"/>
                <w:lang w:eastAsia="zh-CN"/>
              </w:rPr>
            </w:pPr>
            <w:r>
              <w:rPr>
                <w:rFonts w:hint="eastAsia"/>
              </w:rPr>
              <w:t>基于B/S架构自主研发一套原型系统，采用Django+Celery+Redis</w:t>
            </w:r>
            <w:r>
              <w:rPr>
                <w:rFonts w:hint="eastAsia"/>
                <w:lang w:val="en-US" w:eastAsia="zh-CN"/>
              </w:rPr>
              <w:t>构建后端</w:t>
            </w:r>
            <w:r>
              <w:rPr>
                <w:rFonts w:hint="eastAsia"/>
              </w:rPr>
              <w:t>架构，</w:t>
            </w:r>
            <w:r>
              <w:t>实现高并发下的异步任务调度，解决大模型推理耗时带来的响应延迟问题</w:t>
            </w:r>
            <w:r>
              <w:rPr>
                <w:rFonts w:hint="eastAsia"/>
              </w:rPr>
              <w:t>；基于Vue3+TypeScript+Pinia构建响应式界面，实现隐患的实时推送、图表可视化以及整改报告生成。</w:t>
            </w:r>
          </w:p>
          <w:p w14:paraId="337AE5F3">
            <w:pPr>
              <w:pStyle w:val="5"/>
              <w:ind w:firstLine="420" w:firstLineChars="200"/>
            </w:pPr>
            <w:r>
              <w:rPr>
                <w:rFonts w:hint="eastAsia"/>
              </w:rPr>
              <w:t>（</w:t>
            </w:r>
            <w:r>
              <w:rPr>
                <w:rFonts w:hint="eastAsia"/>
                <w:lang w:val="en-US" w:eastAsia="zh-CN"/>
              </w:rPr>
              <w:t>2</w:t>
            </w:r>
            <w:r>
              <w:rPr>
                <w:rFonts w:hint="eastAsia"/>
              </w:rPr>
              <w:t>）</w:t>
            </w:r>
            <w:r>
              <w:t>面向通风领域的法规知识库构建与数字化表征</w:t>
            </w:r>
          </w:p>
          <w:p w14:paraId="40D2F359">
            <w:pPr>
              <w:pStyle w:val="5"/>
              <w:ind w:firstLine="420" w:firstLineChars="200"/>
              <w:rPr>
                <w:rFonts w:hint="default"/>
                <w:highlight w:val="none"/>
                <w:lang w:val="en-US" w:eastAsia="zh-CN"/>
              </w:rPr>
            </w:pPr>
            <w:r>
              <w:rPr>
                <w:rFonts w:hint="default"/>
                <w:highlight w:val="none"/>
                <w:lang w:val="en-US" w:eastAsia="zh-CN"/>
              </w:rPr>
              <w:t>建立统一的时空索引机制，实现视觉画面、监测数值与通风状态在时间和空间维度上的高精度对齐与同步。将处理后的异构数据转化为结构化语义描述与多模态特征向量，构建面向大模型的统一语义表征。</w:t>
            </w:r>
          </w:p>
          <w:p w14:paraId="1C6E1653">
            <w:pPr>
              <w:pStyle w:val="5"/>
              <w:rPr>
                <w:rFonts w:hint="default"/>
                <w:highlight w:val="none"/>
                <w:lang w:val="en-US" w:eastAsia="zh-CN"/>
              </w:rPr>
            </w:pPr>
            <w:r>
              <w:t>针对2025</w:t>
            </w:r>
            <w:r>
              <w:rPr>
                <w:rFonts w:hint="eastAsia"/>
              </w:rPr>
              <w:t>年新</w:t>
            </w:r>
            <w:r>
              <w:t>版</w:t>
            </w:r>
            <w:r>
              <w:rPr>
                <w:rFonts w:hint="eastAsia"/>
              </w:rPr>
              <w:t>安全</w:t>
            </w:r>
            <w:r>
              <w:t>规程，重点解析第四章</w:t>
            </w:r>
            <w:r>
              <w:rPr>
                <w:rFonts w:hint="eastAsia"/>
              </w:rPr>
              <w:t>《</w:t>
            </w:r>
            <w:r>
              <w:t>通风</w:t>
            </w:r>
            <w:r>
              <w:rPr>
                <w:rFonts w:hint="eastAsia"/>
              </w:rPr>
              <w:t>》</w:t>
            </w:r>
            <w:r>
              <w:t>内容。利用正则表达式和自然语言处理技术，构建</w:t>
            </w:r>
            <w:r>
              <w:rPr>
                <w:highlight w:val="none"/>
              </w:rPr>
              <w:t>向量+规则</w:t>
            </w:r>
            <w:r>
              <w:t>的双模态知识库。利用文本嵌入模型将条文语义向量化，存入向量数据库以支持模糊检索；同时建立关系型规则库，存储明确的数值约束，为RAG</w:t>
            </w:r>
            <w:r>
              <w:rPr>
                <w:rFonts w:hint="eastAsia"/>
                <w:lang w:val="en-US" w:eastAsia="zh-CN"/>
              </w:rPr>
              <w:t>知识库</w:t>
            </w:r>
            <w:r>
              <w:t>提供精准的知识</w:t>
            </w:r>
            <w:r>
              <w:rPr>
                <w:rFonts w:hint="eastAsia"/>
                <w:lang w:val="en-US" w:eastAsia="zh-CN"/>
              </w:rPr>
              <w:t>支撑</w:t>
            </w:r>
            <w:r>
              <w:t>。</w:t>
            </w:r>
          </w:p>
          <w:p w14:paraId="539C1484">
            <w:pPr>
              <w:pStyle w:val="5"/>
              <w:ind w:firstLine="420" w:firstLineChars="200"/>
              <w:rPr>
                <w:rFonts w:hint="eastAsia"/>
              </w:rPr>
            </w:pPr>
            <w:r>
              <w:rPr>
                <w:rFonts w:hint="eastAsia"/>
              </w:rPr>
              <w:t>（3）基于 Qwen2.5-VL 与 RAG 的安全隐患智能辨识模型研究</w:t>
            </w:r>
          </w:p>
          <w:p w14:paraId="393B0FEA">
            <w:pPr>
              <w:pStyle w:val="5"/>
              <w:ind w:firstLine="420" w:firstLineChars="200"/>
            </w:pPr>
            <w:r>
              <w:t>基于 Qwen2.5-VL 多模态大模型，微调</w:t>
            </w:r>
            <w:r>
              <w:rPr>
                <w:rFonts w:hint="eastAsia"/>
              </w:rPr>
              <w:t>并</w:t>
            </w:r>
            <w:r>
              <w:t>设计提示词，使其能够精准识别局部通风机、风筒、传感器等通风设施的物理状态及安装位置。设计基于 RAG 的推理架构。系统根据现场视觉描述和监测数值，动态召回相关的规程条款，利用大模型的思维链能力，对比现场现状与规程标准，判别是否存在隐患。</w:t>
            </w:r>
          </w:p>
          <w:p w14:paraId="5F63EE2B">
            <w:pPr>
              <w:rPr>
                <w:b/>
                <w:bCs/>
              </w:rPr>
            </w:pPr>
            <w:r>
              <w:rPr>
                <w:b/>
                <w:bCs/>
              </w:rPr>
              <w:t>3.2 研究方法</w:t>
            </w:r>
          </w:p>
          <w:p w14:paraId="24D18F32">
            <w:pPr>
              <w:ind w:firstLine="420" w:firstLineChars="200"/>
              <w:rPr>
                <w:rFonts w:hint="eastAsia"/>
              </w:rPr>
            </w:pPr>
            <w:r>
              <w:t>采用理论分析和试验测试相结合的方法，收集某矿井的实际通风监控视频截图、传感器历史数据及通风系统图纸，构建包含</w:t>
            </w:r>
            <w:r>
              <w:rPr>
                <w:rFonts w:hint="eastAsia"/>
              </w:rPr>
              <w:t>合规</w:t>
            </w:r>
            <w:r>
              <w:t>样本和</w:t>
            </w:r>
            <w:r>
              <w:rPr>
                <w:rFonts w:hint="eastAsia"/>
              </w:rPr>
              <w:t>违规</w:t>
            </w:r>
            <w:r>
              <w:t>样本的测试数据集。对比仅基于数据驱动的传统CNN模型与本</w:t>
            </w:r>
            <w:r>
              <w:rPr>
                <w:rFonts w:hint="eastAsia"/>
              </w:rPr>
              <w:t>文</w:t>
            </w:r>
            <w:r>
              <w:t>提出的法规融合大模型在隐患识别准确率、召回率上的差异。选取局部通风机循环风和掘进工作面微风等典型场景，验证系统是否能输出正确的违规条款引用，评估模型的可解释性。</w:t>
            </w:r>
          </w:p>
          <w:p w14:paraId="7767327B">
            <w:pPr>
              <w:rPr>
                <w:b/>
                <w:bCs/>
              </w:rPr>
            </w:pPr>
          </w:p>
          <w:p w14:paraId="57B562AE">
            <w:pPr>
              <w:jc w:val="center"/>
              <w:rPr>
                <w:rFonts w:hint="eastAsia" w:eastAsia="宋体"/>
                <w:b/>
                <w:bCs/>
                <w:lang w:eastAsia="zh-CN"/>
              </w:rPr>
            </w:pPr>
            <w:r>
              <w:rPr>
                <w:rFonts w:hint="eastAsia" w:eastAsia="宋体"/>
                <w:b/>
                <w:bCs/>
                <w:lang w:eastAsia="zh-CN"/>
              </w:rPr>
              <w:drawing>
                <wp:inline distT="0" distB="0" distL="114300" distR="114300">
                  <wp:extent cx="4035425" cy="2916555"/>
                  <wp:effectExtent l="0" t="0" r="3175" b="9525"/>
                  <wp:docPr id="13" name="F360BE8B-6686-4F3D-AEAF-501FE73E4058-1" descr="研究方法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360BE8B-6686-4F3D-AEAF-501FE73E4058-1" descr="研究方法图(1)"/>
                          <pic:cNvPicPr>
                            <a:picLocks noChangeAspect="1"/>
                          </pic:cNvPicPr>
                        </pic:nvPicPr>
                        <pic:blipFill>
                          <a:blip r:embed="rId5"/>
                          <a:stretch>
                            <a:fillRect/>
                          </a:stretch>
                        </pic:blipFill>
                        <pic:spPr>
                          <a:xfrm>
                            <a:off x="0" y="0"/>
                            <a:ext cx="4035425" cy="2916555"/>
                          </a:xfrm>
                          <a:prstGeom prst="rect">
                            <a:avLst/>
                          </a:prstGeom>
                        </pic:spPr>
                      </pic:pic>
                    </a:graphicData>
                  </a:graphic>
                </wp:inline>
              </w:drawing>
            </w:r>
          </w:p>
          <w:p w14:paraId="137CC129">
            <w:pPr>
              <w:pStyle w:val="26"/>
              <w:bidi w:val="0"/>
              <w:rPr>
                <w:rFonts w:hint="default" w:eastAsia="宋体"/>
                <w:b/>
                <w:bCs/>
                <w:lang w:val="en-US" w:eastAsia="zh-CN"/>
              </w:rPr>
            </w:pPr>
            <w:r>
              <w:rPr>
                <w:rFonts w:hint="eastAsia"/>
                <w:lang w:val="en-US" w:eastAsia="zh-CN"/>
              </w:rPr>
              <w:t>图3.1 研究方法</w:t>
            </w:r>
          </w:p>
          <w:p w14:paraId="6AA88721">
            <w:pPr>
              <w:rPr>
                <w:b/>
                <w:bCs/>
              </w:rPr>
            </w:pPr>
          </w:p>
          <w:p w14:paraId="69D883F7">
            <w:pPr>
              <w:rPr>
                <w:b/>
                <w:bCs/>
              </w:rPr>
            </w:pPr>
            <w:r>
              <w:rPr>
                <w:b/>
                <w:bCs/>
              </w:rPr>
              <w:t>3.3 技术路线</w:t>
            </w:r>
          </w:p>
          <w:p w14:paraId="3D884FC0">
            <w:pPr>
              <w:ind w:firstLine="420" w:firstLineChars="200"/>
            </w:pPr>
            <w:r>
              <w:t>研究遵循“数据感知—知识融合—智能推理—系统应用”的技术路径。</w:t>
            </w:r>
          </w:p>
          <w:p w14:paraId="2440BBE9">
            <w:pPr>
              <w:ind w:firstLine="420" w:firstLineChars="200"/>
            </w:pPr>
            <w:r>
              <w:rPr>
                <w:rFonts w:hint="eastAsia"/>
              </w:rPr>
              <w:t>（1）技术路线描述</w:t>
            </w:r>
          </w:p>
          <w:p w14:paraId="3F03CFB2">
            <w:pPr>
              <w:ind w:firstLine="420" w:firstLineChars="200"/>
            </w:pPr>
            <w:r>
              <w:t>首先，通过</w:t>
            </w:r>
            <w:r>
              <w:rPr>
                <w:rFonts w:hint="eastAsia"/>
                <w:lang w:val="en-US" w:eastAsia="zh-CN"/>
              </w:rPr>
              <w:t>Python脚本对2025版</w:t>
            </w:r>
            <w:r>
              <w:t>《煤矿安全规程》进行预处理，构建基于 FAISS/Milvus 的法规向量数据库。其次，利用 Qwen2.5-VL 提取图像中的语义信息，结合</w:t>
            </w:r>
            <w:r>
              <w:rPr>
                <w:rFonts w:hint="eastAsia"/>
                <w:lang w:val="en-US" w:eastAsia="zh-CN"/>
              </w:rPr>
              <w:t>真实的</w:t>
            </w:r>
            <w:r>
              <w:t>传感器</w:t>
            </w:r>
            <w:r>
              <w:rPr>
                <w:rFonts w:hint="eastAsia"/>
                <w:lang w:val="en-US" w:eastAsia="zh-CN"/>
              </w:rPr>
              <w:t>数据报表</w:t>
            </w:r>
            <w:r>
              <w:t>，通过 RAG 技术在法规</w:t>
            </w:r>
            <w:r>
              <w:rPr>
                <w:rFonts w:hint="eastAsia"/>
                <w:lang w:val="en-US" w:eastAsia="zh-CN"/>
              </w:rPr>
              <w:t>知识</w:t>
            </w:r>
            <w:r>
              <w:t>库中检索相关约束。然后，将融合了视觉信息+数值信息+法规知识的上下文输入大模型进行逻辑判断。最后，通过 Django 后端与 Vue 3 前端进行结果展示与交互。</w:t>
            </w:r>
          </w:p>
          <w:p w14:paraId="6AAE80AC">
            <w:pPr>
              <w:ind w:firstLine="420" w:firstLineChars="200"/>
              <w:rPr>
                <w:rFonts w:hint="eastAsia" w:eastAsia="宋体"/>
                <w:highlight w:val="none"/>
                <w:lang w:val="en-US" w:eastAsia="zh-CN"/>
              </w:rPr>
            </w:pPr>
            <w:r>
              <w:rPr>
                <w:rFonts w:hint="eastAsia"/>
                <w:highlight w:val="none"/>
              </w:rPr>
              <w:t>（2）技术路线图</w:t>
            </w:r>
            <w:r>
              <w:rPr>
                <w:rFonts w:hint="eastAsia"/>
                <w:highlight w:val="none"/>
                <w:lang w:eastAsia="zh-CN"/>
              </w:rPr>
              <w:t>（</w:t>
            </w:r>
            <w:r>
              <w:rPr>
                <w:rFonts w:hint="eastAsia"/>
                <w:highlight w:val="none"/>
                <w:lang w:val="en-US" w:eastAsia="zh-CN"/>
              </w:rPr>
              <w:t>研究内容之间的关系</w:t>
            </w:r>
            <w:r>
              <w:rPr>
                <w:rFonts w:hint="eastAsia"/>
                <w:highlight w:val="none"/>
                <w:lang w:eastAsia="zh-CN"/>
              </w:rPr>
              <w:t>）</w:t>
            </w:r>
          </w:p>
          <w:p w14:paraId="69E690E7">
            <w:pPr>
              <w:ind w:firstLine="420" w:firstLineChars="200"/>
              <w:rPr>
                <w:rFonts w:hint="default"/>
                <w:lang w:val="en-US" w:eastAsia="zh-CN"/>
              </w:rPr>
            </w:pPr>
          </w:p>
          <w:p w14:paraId="65BFCC86">
            <w:pPr>
              <w:pStyle w:val="5"/>
              <w:spacing w:line="360" w:lineRule="auto"/>
              <w:ind w:firstLine="482" w:firstLineChars="200"/>
              <w:jc w:val="left"/>
              <w:rPr>
                <w:rFonts w:hint="eastAsia" w:ascii="Times New Roman" w:hAnsi="Times New Roman" w:eastAsia="宋体" w:cs="Times New Roman"/>
                <w:b/>
                <w:snapToGrid w:val="0"/>
                <w:kern w:val="21"/>
                <w:sz w:val="24"/>
                <w:szCs w:val="24"/>
                <w:lang w:eastAsia="zh-CN"/>
              </w:rPr>
            </w:pPr>
            <w:r>
              <w:rPr>
                <w:rFonts w:hint="eastAsia" w:ascii="Times New Roman" w:hAnsi="Times New Roman" w:eastAsia="宋体" w:cs="Times New Roman"/>
                <w:b/>
                <w:snapToGrid w:val="0"/>
                <w:kern w:val="21"/>
                <w:sz w:val="24"/>
                <w:szCs w:val="24"/>
                <w:lang w:eastAsia="zh-CN"/>
              </w:rPr>
              <w:drawing>
                <wp:inline distT="0" distB="0" distL="114300" distR="114300">
                  <wp:extent cx="5770880" cy="4987925"/>
                  <wp:effectExtent l="0" t="0" r="5080" b="10795"/>
                  <wp:docPr id="6" name="F360BE8B-6686-4F3D-AEAF-501FE73E4058-2"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360BE8B-6686-4F3D-AEAF-501FE73E4058-2" descr="架构图"/>
                          <pic:cNvPicPr>
                            <a:picLocks noChangeAspect="1"/>
                          </pic:cNvPicPr>
                        </pic:nvPicPr>
                        <pic:blipFill>
                          <a:blip r:embed="rId6"/>
                          <a:stretch>
                            <a:fillRect/>
                          </a:stretch>
                        </pic:blipFill>
                        <pic:spPr>
                          <a:xfrm>
                            <a:off x="0" y="0"/>
                            <a:ext cx="5770880" cy="4987925"/>
                          </a:xfrm>
                          <a:prstGeom prst="rect">
                            <a:avLst/>
                          </a:prstGeom>
                        </pic:spPr>
                      </pic:pic>
                    </a:graphicData>
                  </a:graphic>
                </wp:inline>
              </w:drawing>
            </w:r>
          </w:p>
          <w:p w14:paraId="08CD9A96">
            <w:pPr>
              <w:pStyle w:val="26"/>
              <w:bidi w:val="0"/>
              <w:rPr>
                <w:rFonts w:hint="default"/>
                <w:highlight w:val="none"/>
                <w:lang w:val="en-US" w:eastAsia="zh-CN"/>
              </w:rPr>
            </w:pPr>
            <w:r>
              <w:rPr>
                <w:rFonts w:hint="eastAsia"/>
                <w:highlight w:val="none"/>
                <w:lang w:val="en-US" w:eastAsia="zh-CN"/>
              </w:rPr>
              <w:t>图3.2 研究对象与研究内容</w:t>
            </w:r>
          </w:p>
          <w:p w14:paraId="6FBEDEFD">
            <w:pPr>
              <w:pStyle w:val="5"/>
              <w:bidi w:val="0"/>
              <w:ind w:firstLine="420" w:firstLineChars="200"/>
              <w:jc w:val="center"/>
              <w:rPr>
                <w:rFonts w:hint="default"/>
                <w:lang w:val="en-US" w:eastAsia="zh-CN"/>
              </w:rPr>
            </w:pPr>
            <w:r>
              <w:rPr>
                <w:rFonts w:hint="default"/>
                <w:lang w:val="en-US" w:eastAsia="zh-CN"/>
              </w:rPr>
              <w:drawing>
                <wp:inline distT="0" distB="0" distL="114300" distR="114300">
                  <wp:extent cx="5855970" cy="4044315"/>
                  <wp:effectExtent l="0" t="0" r="11430" b="9525"/>
                  <wp:docPr id="15" name="F360BE8B-6686-4F3D-AEAF-501FE73E4058-3"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360BE8B-6686-4F3D-AEAF-501FE73E4058-3" descr="架构图"/>
                          <pic:cNvPicPr>
                            <a:picLocks noChangeAspect="1"/>
                          </pic:cNvPicPr>
                        </pic:nvPicPr>
                        <pic:blipFill>
                          <a:blip r:embed="rId7"/>
                          <a:stretch>
                            <a:fillRect/>
                          </a:stretch>
                        </pic:blipFill>
                        <pic:spPr>
                          <a:xfrm>
                            <a:off x="0" y="0"/>
                            <a:ext cx="5855970" cy="4044315"/>
                          </a:xfrm>
                          <a:prstGeom prst="rect">
                            <a:avLst/>
                          </a:prstGeom>
                        </pic:spPr>
                      </pic:pic>
                    </a:graphicData>
                  </a:graphic>
                </wp:inline>
              </w:drawing>
            </w:r>
          </w:p>
          <w:p w14:paraId="1098D05A">
            <w:pPr>
              <w:pStyle w:val="26"/>
              <w:bidi w:val="0"/>
              <w:rPr>
                <w:rFonts w:hint="default"/>
                <w:lang w:val="en-US" w:eastAsia="zh-CN"/>
              </w:rPr>
            </w:pPr>
            <w:r>
              <w:rPr>
                <w:rFonts w:hint="eastAsia"/>
                <w:lang w:val="en-US" w:eastAsia="zh-CN"/>
              </w:rPr>
              <w:t>图3.3 系统架构初步设计</w:t>
            </w:r>
          </w:p>
          <w:p w14:paraId="54D7EF36">
            <w:pPr>
              <w:pStyle w:val="5"/>
              <w:bidi w:val="0"/>
              <w:ind w:firstLine="420" w:firstLineChars="200"/>
              <w:rPr>
                <w:rFonts w:hint="default"/>
                <w:lang w:val="en-US" w:eastAsia="zh-CN"/>
              </w:rPr>
            </w:pPr>
          </w:p>
        </w:tc>
      </w:tr>
    </w:tbl>
    <w:p w14:paraId="562E1E9D">
      <w:pPr>
        <w:jc w:val="center"/>
        <w:rPr>
          <w:rFonts w:eastAsia="黑体"/>
          <w:bCs/>
          <w:color w:val="000000"/>
          <w:sz w:val="32"/>
        </w:rPr>
      </w:pPr>
    </w:p>
    <w:p w14:paraId="116AF28E">
      <w:pPr>
        <w:jc w:val="center"/>
        <w:rPr>
          <w:rFonts w:eastAsia="黑体"/>
          <w:bCs/>
          <w:color w:val="000000"/>
          <w:sz w:val="32"/>
        </w:rPr>
      </w:pPr>
      <w:r>
        <w:rPr>
          <w:rFonts w:eastAsia="黑体"/>
          <w:bCs/>
          <w:color w:val="000000"/>
          <w:sz w:val="32"/>
        </w:rPr>
        <w:t>学位论文选题与开题报告</w:t>
      </w:r>
    </w:p>
    <w:tbl>
      <w:tblPr>
        <w:tblStyle w:val="12"/>
        <w:tblW w:w="8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24"/>
      </w:tblGrid>
      <w:tr w14:paraId="30F6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0" w:hRule="atLeast"/>
          <w:jc w:val="center"/>
        </w:trPr>
        <w:tc>
          <w:tcPr>
            <w:tcW w:w="8884" w:type="dxa"/>
            <w:noWrap w:val="0"/>
            <w:vAlign w:val="top"/>
          </w:tcPr>
          <w:p w14:paraId="282F268C">
            <w:pPr>
              <w:pStyle w:val="5"/>
              <w:spacing w:line="360" w:lineRule="auto"/>
              <w:rPr>
                <w:rFonts w:ascii="Times New Roman" w:hAnsi="Times New Roman" w:cs="Times New Roman"/>
                <w:b/>
                <w:snapToGrid w:val="0"/>
                <w:kern w:val="21"/>
                <w:sz w:val="24"/>
                <w:szCs w:val="24"/>
              </w:rPr>
            </w:pPr>
            <w:r>
              <w:rPr>
                <w:rFonts w:ascii="Times New Roman" w:hAnsi="Times New Roman" w:cs="Times New Roman"/>
                <w:b/>
                <w:snapToGrid w:val="0"/>
                <w:kern w:val="21"/>
                <w:sz w:val="24"/>
                <w:szCs w:val="24"/>
              </w:rPr>
              <w:t>4.实验或试验设想</w:t>
            </w:r>
          </w:p>
          <w:p w14:paraId="632B10D7">
            <w:pPr>
              <w:bidi w:val="0"/>
              <w:ind w:firstLine="420" w:firstLineChars="200"/>
              <w:rPr>
                <w:rFonts w:hint="default"/>
                <w:lang w:val="en-US" w:eastAsia="zh-CN"/>
              </w:rPr>
            </w:pPr>
            <w:r>
              <w:rPr>
                <w:rFonts w:hint="eastAsia"/>
                <w:lang w:val="en-US" w:eastAsia="zh-CN"/>
              </w:rPr>
              <w:t>本文以</w:t>
            </w:r>
            <w:r>
              <w:rPr>
                <w:rFonts w:hint="eastAsia"/>
              </w:rPr>
              <w:t>安全隐患智能辨识</w:t>
            </w:r>
            <w:r>
              <w:rPr>
                <w:rFonts w:hint="eastAsia"/>
                <w:lang w:val="en-US" w:eastAsia="zh-CN"/>
              </w:rPr>
              <w:t>系统作为研究对象，设备并开发基于</w:t>
            </w:r>
            <w:r>
              <w:rPr>
                <w:rFonts w:hint="eastAsia"/>
              </w:rPr>
              <w:t>数据与法规融合的煤矿通风系统安全隐患智能辨识</w:t>
            </w:r>
            <w:r>
              <w:rPr>
                <w:rFonts w:hint="eastAsia"/>
                <w:lang w:val="en-US" w:eastAsia="zh-CN"/>
              </w:rPr>
              <w:t>系统，并通过通风网络实验平台进行可行性与有效性验证。</w:t>
            </w:r>
          </w:p>
          <w:p w14:paraId="69C70EDC">
            <w:pPr>
              <w:rPr>
                <w:b/>
                <w:bCs/>
              </w:rPr>
            </w:pPr>
            <w:r>
              <w:rPr>
                <w:b/>
                <w:bCs/>
              </w:rPr>
              <w:t>4.2 试验装置</w:t>
            </w:r>
          </w:p>
          <w:p w14:paraId="76942C2E">
            <w:pPr>
              <w:bidi w:val="0"/>
              <w:ind w:firstLine="420" w:firstLineChars="200"/>
              <w:rPr>
                <w:rFonts w:hint="default"/>
                <w:lang w:val="en-US" w:eastAsia="zh-CN"/>
              </w:rPr>
            </w:pPr>
            <w:r>
              <w:rPr>
                <w:rFonts w:hint="eastAsia"/>
                <w:lang w:val="en-US" w:eastAsia="zh-CN"/>
              </w:rPr>
              <w:t>实验平台的测试系统，该实验平台注意包括风机装置、掘进巷道管道模型、巷道模型和风速传感器，分别如下图所示。</w:t>
            </w:r>
          </w:p>
          <w:p w14:paraId="1C596743">
            <w:pPr>
              <w:rPr>
                <w:b/>
                <w:bCs/>
              </w:rPr>
            </w:pPr>
            <w:r>
              <w:rPr>
                <w:b/>
                <w:bCs/>
              </w:rPr>
              <w:t>4.3 试验过程</w:t>
            </w:r>
          </w:p>
          <w:p w14:paraId="10465A89">
            <w:pPr>
              <w:pStyle w:val="5"/>
              <w:spacing w:line="240" w:lineRule="auto"/>
              <w:ind w:firstLine="42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502275" cy="2796540"/>
                  <wp:effectExtent l="0" t="0" r="14605" b="7620"/>
                  <wp:docPr id="7" name="图片 7" descr="通风网络实验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通风网络实验平台"/>
                          <pic:cNvPicPr>
                            <a:picLocks noChangeAspect="1"/>
                          </pic:cNvPicPr>
                        </pic:nvPicPr>
                        <pic:blipFill>
                          <a:blip r:embed="rId8"/>
                          <a:stretch>
                            <a:fillRect/>
                          </a:stretch>
                        </pic:blipFill>
                        <pic:spPr>
                          <a:xfrm>
                            <a:off x="0" y="0"/>
                            <a:ext cx="5502275" cy="2796540"/>
                          </a:xfrm>
                          <a:prstGeom prst="rect">
                            <a:avLst/>
                          </a:prstGeom>
                        </pic:spPr>
                      </pic:pic>
                    </a:graphicData>
                  </a:graphic>
                </wp:inline>
              </w:drawing>
            </w:r>
          </w:p>
          <w:p w14:paraId="204CC17E">
            <w:pPr>
              <w:pStyle w:val="26"/>
              <w:widowControl w:val="0"/>
              <w:spacing w:before="0" w:beforeLines="0"/>
              <w:rPr>
                <w:rFonts w:cs="Times New Roman"/>
              </w:rPr>
            </w:pPr>
            <w:r>
              <w:rPr>
                <w:rFonts w:cs="Times New Roman"/>
              </w:rPr>
              <w:t>图4.1 通风网络实验平台</w:t>
            </w:r>
          </w:p>
          <w:p w14:paraId="56EB8641">
            <w:pPr>
              <w:pStyle w:val="5"/>
              <w:spacing w:line="240" w:lineRule="auto"/>
              <w:ind w:firstLine="420"/>
              <w:rPr>
                <w:rFonts w:hint="eastAsia" w:ascii="Times New Roman" w:hAnsi="Times New Roman" w:eastAsia="宋体" w:cs="Times New Roman"/>
                <w:snapToGrid w:val="0"/>
                <w:lang w:eastAsia="zh-CN"/>
              </w:rPr>
            </w:pPr>
            <w:r>
              <w:rPr>
                <w:rFonts w:hint="eastAsia" w:ascii="Times New Roman" w:hAnsi="Times New Roman" w:eastAsia="宋体" w:cs="Times New Roman"/>
                <w:snapToGrid w:val="0"/>
                <w:lang w:eastAsia="zh-CN"/>
              </w:rPr>
              <w:drawing>
                <wp:inline distT="0" distB="0" distL="114300" distR="114300">
                  <wp:extent cx="2639060" cy="1982470"/>
                  <wp:effectExtent l="0" t="0" r="12700" b="13970"/>
                  <wp:docPr id="8" name="图片 8" descr="风机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风机1"/>
                          <pic:cNvPicPr>
                            <a:picLocks noChangeAspect="1"/>
                          </pic:cNvPicPr>
                        </pic:nvPicPr>
                        <pic:blipFill>
                          <a:blip r:embed="rId9"/>
                          <a:stretch>
                            <a:fillRect/>
                          </a:stretch>
                        </pic:blipFill>
                        <pic:spPr>
                          <a:xfrm>
                            <a:off x="0" y="0"/>
                            <a:ext cx="2639060" cy="1982470"/>
                          </a:xfrm>
                          <a:prstGeom prst="rect">
                            <a:avLst/>
                          </a:prstGeom>
                        </pic:spPr>
                      </pic:pic>
                    </a:graphicData>
                  </a:graphic>
                </wp:inline>
              </w:drawing>
            </w:r>
            <w:r>
              <w:rPr>
                <w:rFonts w:hint="eastAsia" w:ascii="Times New Roman" w:hAnsi="Times New Roman" w:eastAsia="宋体" w:cs="Times New Roman"/>
                <w:snapToGrid w:val="0"/>
                <w:lang w:eastAsia="zh-CN"/>
              </w:rPr>
              <w:drawing>
                <wp:inline distT="0" distB="0" distL="114300" distR="114300">
                  <wp:extent cx="2643505" cy="1986915"/>
                  <wp:effectExtent l="0" t="0" r="8255" b="9525"/>
                  <wp:docPr id="9" name="图片 9" descr="风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风机2"/>
                          <pic:cNvPicPr>
                            <a:picLocks noChangeAspect="1"/>
                          </pic:cNvPicPr>
                        </pic:nvPicPr>
                        <pic:blipFill>
                          <a:blip r:embed="rId10"/>
                          <a:stretch>
                            <a:fillRect/>
                          </a:stretch>
                        </pic:blipFill>
                        <pic:spPr>
                          <a:xfrm>
                            <a:off x="0" y="0"/>
                            <a:ext cx="2643505" cy="1986915"/>
                          </a:xfrm>
                          <a:prstGeom prst="rect">
                            <a:avLst/>
                          </a:prstGeom>
                        </pic:spPr>
                      </pic:pic>
                    </a:graphicData>
                  </a:graphic>
                </wp:inline>
              </w:drawing>
            </w:r>
          </w:p>
          <w:p w14:paraId="03ED7178">
            <w:pPr>
              <w:pStyle w:val="26"/>
              <w:widowControl w:val="0"/>
              <w:spacing w:before="0" w:beforeLines="0"/>
              <w:rPr>
                <w:rFonts w:cs="Times New Roman"/>
              </w:rPr>
            </w:pPr>
            <w:r>
              <w:rPr>
                <w:rFonts w:cs="Times New Roman"/>
              </w:rPr>
              <w:t>图4.2 风机</w:t>
            </w:r>
          </w:p>
          <w:p w14:paraId="1A23C830">
            <w:pPr>
              <w:pStyle w:val="5"/>
              <w:jc w:val="center"/>
              <w:rPr>
                <w:rFonts w:hint="eastAsia" w:ascii="Times New Roman" w:hAnsi="Times New Roman" w:eastAsia="宋体" w:cs="Times New Roman"/>
                <w:snapToGrid w:val="0"/>
                <w:lang w:eastAsia="zh-CN"/>
              </w:rPr>
            </w:pPr>
            <w:r>
              <w:rPr>
                <w:rFonts w:hint="eastAsia" w:ascii="Times New Roman" w:hAnsi="Times New Roman" w:eastAsia="宋体" w:cs="Times New Roman"/>
                <w:snapToGrid w:val="0"/>
                <w:lang w:eastAsia="zh-CN"/>
              </w:rPr>
              <w:drawing>
                <wp:inline distT="0" distB="0" distL="114300" distR="114300">
                  <wp:extent cx="1787525" cy="1533525"/>
                  <wp:effectExtent l="0" t="0" r="10795" b="5715"/>
                  <wp:docPr id="10" name="图片 10" descr="风速传感器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风速传感器图1"/>
                          <pic:cNvPicPr>
                            <a:picLocks noChangeAspect="1"/>
                          </pic:cNvPicPr>
                        </pic:nvPicPr>
                        <pic:blipFill>
                          <a:blip r:embed="rId11"/>
                          <a:stretch>
                            <a:fillRect/>
                          </a:stretch>
                        </pic:blipFill>
                        <pic:spPr>
                          <a:xfrm>
                            <a:off x="0" y="0"/>
                            <a:ext cx="1787525" cy="1533525"/>
                          </a:xfrm>
                          <a:prstGeom prst="rect">
                            <a:avLst/>
                          </a:prstGeom>
                        </pic:spPr>
                      </pic:pic>
                    </a:graphicData>
                  </a:graphic>
                </wp:inline>
              </w:drawing>
            </w:r>
            <w:r>
              <w:rPr>
                <w:rFonts w:hint="eastAsia" w:ascii="Times New Roman" w:hAnsi="Times New Roman" w:eastAsia="宋体" w:cs="Times New Roman"/>
                <w:snapToGrid w:val="0"/>
                <w:lang w:eastAsia="zh-CN"/>
              </w:rPr>
              <w:drawing>
                <wp:inline distT="0" distB="0" distL="114300" distR="114300">
                  <wp:extent cx="2057400" cy="1533525"/>
                  <wp:effectExtent l="0" t="0" r="0" b="5715"/>
                  <wp:docPr id="11" name="图片 11" descr="风速传感器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风速传感器图2"/>
                          <pic:cNvPicPr>
                            <a:picLocks noChangeAspect="1"/>
                          </pic:cNvPicPr>
                        </pic:nvPicPr>
                        <pic:blipFill>
                          <a:blip r:embed="rId12"/>
                          <a:stretch>
                            <a:fillRect/>
                          </a:stretch>
                        </pic:blipFill>
                        <pic:spPr>
                          <a:xfrm>
                            <a:off x="0" y="0"/>
                            <a:ext cx="2057400" cy="1533525"/>
                          </a:xfrm>
                          <a:prstGeom prst="rect">
                            <a:avLst/>
                          </a:prstGeom>
                        </pic:spPr>
                      </pic:pic>
                    </a:graphicData>
                  </a:graphic>
                </wp:inline>
              </w:drawing>
            </w:r>
          </w:p>
          <w:p w14:paraId="3A97DE7C">
            <w:pPr>
              <w:pStyle w:val="5"/>
              <w:jc w:val="center"/>
              <w:rPr>
                <w:rFonts w:hint="eastAsia" w:ascii="Times New Roman" w:hAnsi="Times New Roman" w:eastAsia="宋体" w:cs="Times New Roman"/>
                <w:snapToGrid w:val="0"/>
                <w:lang w:eastAsia="zh-CN"/>
              </w:rPr>
            </w:pPr>
            <w:r>
              <w:rPr>
                <w:rFonts w:ascii="Times New Roman" w:hAnsi="Times New Roman" w:cs="Times New Roman"/>
              </w:rPr>
              <w:t>图4.3 风速传感器</w:t>
            </w:r>
          </w:p>
          <w:p w14:paraId="5D514330">
            <w:pPr>
              <w:pStyle w:val="5"/>
              <w:spacing w:line="280" w:lineRule="exact"/>
              <w:ind w:firstLine="420"/>
              <w:rPr>
                <w:rFonts w:hint="default" w:ascii="Times New Roman" w:hAnsi="Times New Roman" w:cs="Times New Roman"/>
                <w:snapToGrid w:val="0"/>
                <w:lang w:val="en-US"/>
              </w:rPr>
            </w:pPr>
            <w:r>
              <w:rPr>
                <w:rFonts w:hint="eastAsia"/>
              </w:rPr>
              <w:t>安全隐患智能辨识</w:t>
            </w:r>
            <w:r>
              <w:rPr>
                <w:rFonts w:hint="eastAsia"/>
                <w:lang w:val="en-US" w:eastAsia="zh-CN"/>
              </w:rPr>
              <w:t>系统用户界面，主要包含发起新对话，历史隐患辨识，历史上传图片，知识库查看，系统设置等功能，页面如下图所示。</w:t>
            </w:r>
          </w:p>
          <w:p w14:paraId="48243D20">
            <w:pPr>
              <w:pStyle w:val="5"/>
              <w:spacing w:line="240" w:lineRule="auto"/>
              <w:jc w:val="center"/>
              <w:rPr>
                <w:rFonts w:hint="eastAsia" w:eastAsia="宋体"/>
                <w:lang w:eastAsia="zh-CN"/>
              </w:rPr>
            </w:pPr>
            <w:r>
              <w:rPr>
                <w:rFonts w:hint="eastAsia" w:ascii="Times New Roman" w:hAnsi="Times New Roman" w:eastAsia="宋体" w:cs="Times New Roman"/>
                <w:snapToGrid w:val="0"/>
                <w:lang w:eastAsia="zh-CN"/>
              </w:rPr>
              <w:drawing>
                <wp:inline distT="0" distB="0" distL="114300" distR="114300">
                  <wp:extent cx="3763010" cy="2117090"/>
                  <wp:effectExtent l="0" t="0" r="1270" b="1270"/>
                  <wp:docPr id="12" name="图片 12" descr="平台前端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平台前端界面"/>
                          <pic:cNvPicPr>
                            <a:picLocks noChangeAspect="1"/>
                          </pic:cNvPicPr>
                        </pic:nvPicPr>
                        <pic:blipFill>
                          <a:blip r:embed="rId13"/>
                          <a:stretch>
                            <a:fillRect/>
                          </a:stretch>
                        </pic:blipFill>
                        <pic:spPr>
                          <a:xfrm>
                            <a:off x="0" y="0"/>
                            <a:ext cx="3763010" cy="2117090"/>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3763010" cy="2117090"/>
                  <wp:effectExtent l="0" t="0" r="1270" b="1270"/>
                  <wp:docPr id="14" name="图片 14" descr="平台前端界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平台前端界面2"/>
                          <pic:cNvPicPr>
                            <a:picLocks noChangeAspect="1"/>
                          </pic:cNvPicPr>
                        </pic:nvPicPr>
                        <pic:blipFill>
                          <a:blip r:embed="rId14"/>
                          <a:stretch>
                            <a:fillRect/>
                          </a:stretch>
                        </pic:blipFill>
                        <pic:spPr>
                          <a:xfrm>
                            <a:off x="0" y="0"/>
                            <a:ext cx="3763010" cy="2117090"/>
                          </a:xfrm>
                          <a:prstGeom prst="rect">
                            <a:avLst/>
                          </a:prstGeom>
                        </pic:spPr>
                      </pic:pic>
                    </a:graphicData>
                  </a:graphic>
                </wp:inline>
              </w:drawing>
            </w:r>
          </w:p>
          <w:p w14:paraId="45842768">
            <w:pPr>
              <w:pStyle w:val="5"/>
              <w:jc w:val="center"/>
              <w:rPr>
                <w:rFonts w:hint="default" w:ascii="Times New Roman" w:hAnsi="Times New Roman" w:eastAsia="宋体" w:cs="Times New Roman"/>
                <w:snapToGrid w:val="0"/>
                <w:lang w:val="en-US" w:eastAsia="zh-CN"/>
              </w:rPr>
            </w:pPr>
            <w:r>
              <w:rPr>
                <w:rFonts w:ascii="Times New Roman" w:hAnsi="Times New Roman" w:cs="Times New Roman"/>
              </w:rPr>
              <w:t>图4.</w:t>
            </w:r>
            <w:r>
              <w:rPr>
                <w:rFonts w:hint="eastAsia" w:cs="Times New Roman"/>
                <w:lang w:val="en-US" w:eastAsia="zh-CN"/>
              </w:rPr>
              <w:t>4</w:t>
            </w:r>
            <w:r>
              <w:rPr>
                <w:rFonts w:ascii="Times New Roman" w:hAnsi="Times New Roman" w:cs="Times New Roman"/>
              </w:rPr>
              <w:t xml:space="preserve"> </w:t>
            </w:r>
            <w:r>
              <w:rPr>
                <w:rFonts w:hint="eastAsia" w:cs="Times New Roman"/>
                <w:lang w:val="en-US" w:eastAsia="zh-CN"/>
              </w:rPr>
              <w:t>系统前端界面</w:t>
            </w:r>
          </w:p>
          <w:p w14:paraId="50D19EF2">
            <w:pPr>
              <w:pStyle w:val="5"/>
              <w:spacing w:line="240" w:lineRule="auto"/>
              <w:jc w:val="center"/>
              <w:rPr>
                <w:rFonts w:hint="eastAsia" w:eastAsia="宋体"/>
                <w:lang w:eastAsia="zh-CN"/>
              </w:rPr>
            </w:pPr>
          </w:p>
          <w:p w14:paraId="125B60C6">
            <w:pPr>
              <w:pStyle w:val="5"/>
              <w:bidi w:val="0"/>
            </w:pPr>
            <w:r>
              <w:t>4.3 试验过程</w:t>
            </w:r>
          </w:p>
          <w:p w14:paraId="1685A5A9">
            <w:pPr>
              <w:pStyle w:val="5"/>
              <w:keepNext w:val="0"/>
              <w:keepLines w:val="0"/>
              <w:pageBreakBefore w:val="0"/>
              <w:widowControl w:val="0"/>
              <w:kinsoku/>
              <w:wordWrap/>
              <w:overflowPunct/>
              <w:topLinePunct w:val="0"/>
              <w:autoSpaceDE/>
              <w:autoSpaceDN/>
              <w:bidi w:val="0"/>
              <w:adjustRightInd/>
              <w:snapToGrid/>
              <w:ind w:firstLine="420" w:firstLineChars="200"/>
              <w:textAlignment w:val="auto"/>
            </w:pPr>
            <w:r>
              <w:t>（1）系统原型开发：完成基于 Vue 3 + Django 架构的矿井通风隐患智能辨识系统前后端开发，并在本地服务器部署 Qwen2.5-VL 多模态大模型。</w:t>
            </w:r>
          </w:p>
          <w:p w14:paraId="1D829AB0">
            <w:pPr>
              <w:pStyle w:val="5"/>
              <w:keepNext w:val="0"/>
              <w:keepLines w:val="0"/>
              <w:pageBreakBefore w:val="0"/>
              <w:widowControl w:val="0"/>
              <w:kinsoku/>
              <w:wordWrap/>
              <w:overflowPunct/>
              <w:topLinePunct w:val="0"/>
              <w:autoSpaceDE/>
              <w:autoSpaceDN/>
              <w:bidi w:val="0"/>
              <w:adjustRightInd/>
              <w:snapToGrid/>
              <w:ind w:firstLine="420" w:firstLineChars="200"/>
              <w:textAlignment w:val="auto"/>
            </w:pPr>
            <w:r>
              <w:t>（2）法规知识库构建：解析 2025 版《煤矿安全规程》</w:t>
            </w:r>
            <w:r>
              <w:rPr>
                <w:rFonts w:hint="eastAsia"/>
                <w:lang w:eastAsia="zh-CN"/>
              </w:rPr>
              <w:t>，</w:t>
            </w:r>
            <w:r>
              <w:t>利用文本嵌入（Embedding）技术将通风相关条文存入向量数据库，构建基于 RAG（检索增强生成）的法规检索体系。</w:t>
            </w:r>
          </w:p>
          <w:p w14:paraId="0C06FD26">
            <w:pPr>
              <w:pStyle w:val="5"/>
              <w:keepNext w:val="0"/>
              <w:keepLines w:val="0"/>
              <w:pageBreakBefore w:val="0"/>
              <w:widowControl w:val="0"/>
              <w:kinsoku/>
              <w:wordWrap/>
              <w:overflowPunct/>
              <w:topLinePunct w:val="0"/>
              <w:autoSpaceDE/>
              <w:autoSpaceDN/>
              <w:bidi w:val="0"/>
              <w:adjustRightInd/>
              <w:snapToGrid/>
              <w:ind w:firstLine="420" w:firstLineChars="200"/>
              <w:textAlignment w:val="auto"/>
            </w:pPr>
            <w:r>
              <w:t>（3）数据接入与时空对齐：采集通风实验平台的传感器数据，并同步调取监控摄像头图像；利用统一时间戳机制实现“传感器数值”与“现场视觉画面”的跨模态时空对齐。</w:t>
            </w:r>
          </w:p>
          <w:p w14:paraId="19588E8C">
            <w:pPr>
              <w:pStyle w:val="5"/>
              <w:keepNext w:val="0"/>
              <w:keepLines w:val="0"/>
              <w:pageBreakBefore w:val="0"/>
              <w:widowControl w:val="0"/>
              <w:kinsoku/>
              <w:wordWrap/>
              <w:overflowPunct/>
              <w:topLinePunct w:val="0"/>
              <w:autoSpaceDE/>
              <w:autoSpaceDN/>
              <w:bidi w:val="0"/>
              <w:adjustRightInd/>
              <w:snapToGrid/>
              <w:ind w:firstLine="420" w:firstLineChars="200"/>
              <w:textAlignment w:val="auto"/>
            </w:pPr>
            <w:r>
              <w:t>（4）数据预处理与特征提取：对传感器时序数据进行降噪，提取初步的视觉语义特征与物理指标状态。</w:t>
            </w:r>
          </w:p>
          <w:p w14:paraId="65712B97">
            <w:pPr>
              <w:pStyle w:val="5"/>
              <w:keepNext w:val="0"/>
              <w:keepLines w:val="0"/>
              <w:pageBreakBefore w:val="0"/>
              <w:widowControl w:val="0"/>
              <w:kinsoku/>
              <w:wordWrap/>
              <w:overflowPunct/>
              <w:topLinePunct w:val="0"/>
              <w:autoSpaceDE/>
              <w:autoSpaceDN/>
              <w:bidi w:val="0"/>
              <w:adjustRightInd/>
              <w:snapToGrid/>
              <w:ind w:firstLine="420" w:firstLineChars="200"/>
              <w:textAlignment w:val="auto"/>
            </w:pPr>
            <w:r>
              <w:t>（5）隐患辨识流程触发：当系统监测到风量参数波动或视觉识别到典型违规行为（如局部通风机循环风、风筒折叠）时，自动召回相关法规条文，启动多模态融合辨识逻辑。</w:t>
            </w:r>
          </w:p>
          <w:p w14:paraId="3B1C3690">
            <w:pPr>
              <w:pStyle w:val="5"/>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t>（6）法规推理与结果生成：大模型根据现场实测数据与召回的规程条文进行逻辑对标，输出包含“隐患</w:t>
            </w:r>
            <w:r>
              <w:rPr>
                <w:rFonts w:hint="eastAsia"/>
                <w:lang w:val="en-US" w:eastAsia="zh-CN"/>
              </w:rPr>
              <w:t>定性</w:t>
            </w:r>
            <w:r>
              <w:t>、违规依据原文、整改建议”的深度辨识报告，并在前端可视化界面中实时展示给管理</w:t>
            </w:r>
            <w:r>
              <w:rPr>
                <w:rFonts w:hint="eastAsia"/>
                <w:lang w:val="en-US" w:eastAsia="zh-CN"/>
              </w:rPr>
              <w:t>人员。</w:t>
            </w:r>
          </w:p>
          <w:p w14:paraId="1774DE21">
            <w:pPr>
              <w:pStyle w:val="5"/>
              <w:bidi w:val="0"/>
              <w:ind w:firstLine="420" w:firstLineChars="200"/>
              <w:rPr>
                <w:rFonts w:hint="eastAsia"/>
                <w:lang w:val="en-US" w:eastAsia="zh-CN"/>
              </w:rPr>
            </w:pPr>
          </w:p>
          <w:p w14:paraId="17E3D29F">
            <w:pPr>
              <w:pStyle w:val="5"/>
              <w:bidi w:val="0"/>
              <w:ind w:firstLine="420" w:firstLineChars="200"/>
              <w:rPr>
                <w:rFonts w:hint="eastAsia"/>
                <w:lang w:val="en-US" w:eastAsia="zh-CN"/>
              </w:rPr>
            </w:pPr>
          </w:p>
          <w:p w14:paraId="6C1A0479">
            <w:pPr>
              <w:pStyle w:val="5"/>
              <w:bidi w:val="0"/>
              <w:ind w:firstLine="420" w:firstLineChars="200"/>
              <w:rPr>
                <w:rFonts w:hint="eastAsia"/>
                <w:lang w:val="en-US" w:eastAsia="zh-CN"/>
              </w:rPr>
            </w:pPr>
          </w:p>
          <w:p w14:paraId="55DE2821">
            <w:pPr>
              <w:pStyle w:val="5"/>
              <w:bidi w:val="0"/>
              <w:ind w:firstLine="420" w:firstLineChars="200"/>
              <w:rPr>
                <w:rFonts w:hint="eastAsia"/>
                <w:lang w:val="en-US" w:eastAsia="zh-CN"/>
              </w:rPr>
            </w:pPr>
          </w:p>
          <w:p w14:paraId="77B51099">
            <w:pPr>
              <w:pStyle w:val="5"/>
              <w:bidi w:val="0"/>
              <w:ind w:firstLine="420" w:firstLineChars="200"/>
              <w:rPr>
                <w:rFonts w:hint="eastAsia"/>
                <w:lang w:val="en-US" w:eastAsia="zh-CN"/>
              </w:rPr>
            </w:pPr>
          </w:p>
          <w:p w14:paraId="67AC14EA">
            <w:pPr>
              <w:pStyle w:val="5"/>
              <w:spacing w:line="280" w:lineRule="exact"/>
              <w:rPr>
                <w:rFonts w:ascii="Times New Roman" w:hAnsi="Times New Roman" w:cs="Times New Roman"/>
                <w:snapToGrid w:val="0"/>
                <w:kern w:val="21"/>
              </w:rPr>
            </w:pPr>
          </w:p>
        </w:tc>
      </w:tr>
    </w:tbl>
    <w:p w14:paraId="52570E06">
      <w:pPr>
        <w:jc w:val="center"/>
        <w:rPr>
          <w:rFonts w:eastAsia="黑体"/>
          <w:bCs/>
          <w:color w:val="000000"/>
          <w:sz w:val="32"/>
        </w:rPr>
      </w:pPr>
    </w:p>
    <w:p w14:paraId="41138DD2">
      <w:pPr>
        <w:jc w:val="center"/>
        <w:rPr>
          <w:rFonts w:eastAsia="黑体"/>
          <w:bCs/>
          <w:color w:val="000000"/>
          <w:sz w:val="32"/>
        </w:rPr>
      </w:pPr>
      <w:bookmarkStart w:id="2" w:name="_GoBack"/>
      <w:bookmarkEnd w:id="2"/>
      <w:r>
        <w:rPr>
          <w:rFonts w:eastAsia="黑体"/>
          <w:bCs/>
          <w:color w:val="000000"/>
          <w:sz w:val="32"/>
        </w:rPr>
        <w:t>学位论文选题与开题报告</w:t>
      </w:r>
    </w:p>
    <w:tbl>
      <w:tblPr>
        <w:tblStyle w:val="12"/>
        <w:tblW w:w="94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3"/>
      </w:tblGrid>
      <w:tr w14:paraId="57A2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0" w:hRule="atLeast"/>
          <w:jc w:val="center"/>
        </w:trPr>
        <w:tc>
          <w:tcPr>
            <w:tcW w:w="9403" w:type="dxa"/>
            <w:noWrap w:val="0"/>
            <w:vAlign w:val="top"/>
          </w:tcPr>
          <w:p w14:paraId="3ED1A076">
            <w:pPr>
              <w:pStyle w:val="5"/>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snapToGrid w:val="0"/>
                <w:kern w:val="21"/>
                <w:sz w:val="24"/>
                <w:szCs w:val="24"/>
                <w:highlight w:val="none"/>
                <w:lang w:eastAsia="zh-CN"/>
              </w:rPr>
            </w:pPr>
            <w:r>
              <w:rPr>
                <w:rFonts w:ascii="Times New Roman" w:hAnsi="Times New Roman" w:cs="Times New Roman"/>
                <w:b/>
                <w:snapToGrid w:val="0"/>
                <w:kern w:val="21"/>
                <w:sz w:val="24"/>
                <w:szCs w:val="24"/>
                <w:highlight w:val="none"/>
              </w:rPr>
              <w:t>5.论文研究预计的困难和关键问题（</w:t>
            </w:r>
            <w:r>
              <w:rPr>
                <w:rFonts w:ascii="Times New Roman" w:hAnsi="Times New Roman" w:cs="Times New Roman"/>
                <w:bCs/>
                <w:snapToGrid w:val="0"/>
                <w:kern w:val="21"/>
                <w:sz w:val="24"/>
                <w:szCs w:val="24"/>
                <w:highlight w:val="none"/>
              </w:rPr>
              <w:t>包括拟解决的方法或措施</w:t>
            </w:r>
            <w:r>
              <w:rPr>
                <w:rFonts w:ascii="Times New Roman" w:hAnsi="Times New Roman" w:cs="Times New Roman"/>
                <w:b/>
                <w:snapToGrid w:val="0"/>
                <w:kern w:val="21"/>
                <w:sz w:val="24"/>
                <w:szCs w:val="24"/>
                <w:highlight w:val="none"/>
              </w:rPr>
              <w:t>）</w:t>
            </w:r>
          </w:p>
          <w:p w14:paraId="6921C12B">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bCs/>
                <w:snapToGrid w:val="0"/>
                <w:kern w:val="21"/>
              </w:rPr>
            </w:pPr>
            <w:r>
              <w:rPr>
                <w:rFonts w:hint="eastAsia" w:ascii="Times New Roman" w:hAnsi="Times New Roman" w:cs="Times New Roman"/>
                <w:bCs/>
                <w:snapToGrid w:val="0"/>
                <w:kern w:val="21"/>
              </w:rPr>
              <w:t>在构建基于数据与法规融合的矿井通风智能辨识平台过程中，预计会遇到以下困难与关键问题：</w:t>
            </w:r>
          </w:p>
          <w:p w14:paraId="667A33E4">
            <w:pPr>
              <w:pStyle w:val="5"/>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20" w:firstLineChars="200"/>
              <w:textAlignment w:val="auto"/>
              <w:rPr>
                <w:rFonts w:hint="eastAsia" w:cs="Times New Roman"/>
                <w:lang w:eastAsia="zh-CN"/>
              </w:rPr>
            </w:pPr>
            <w:r>
              <w:rPr>
                <w:rFonts w:hint="eastAsia" w:ascii="Times New Roman" w:hAnsi="Times New Roman" w:cs="Times New Roman"/>
              </w:rPr>
              <w:t>异构多模态数据集的构建与质量控制</w:t>
            </w:r>
            <w:r>
              <w:rPr>
                <w:rFonts w:hint="eastAsia" w:cs="Times New Roman"/>
                <w:lang w:eastAsia="zh-CN"/>
              </w:rPr>
              <w:t>：井下环境存在光照极弱、粉尘干扰严重等复杂工况，导致视觉数据质量难以保证。此外，构建包含“风速时序、设施图像”及对应“违规条款标注”的复合数据集，在数据对齐和专业标注方面存在极大难度。</w:t>
            </w:r>
          </w:p>
          <w:p w14:paraId="5B83EE47">
            <w:pPr>
              <w:pStyle w:val="5"/>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20" w:firstLineChars="200"/>
              <w:textAlignment w:val="auto"/>
              <w:rPr>
                <w:rFonts w:hint="eastAsia" w:cs="Times New Roman"/>
                <w:lang w:eastAsia="zh-CN"/>
              </w:rPr>
            </w:pPr>
            <w:r>
              <w:rPr>
                <w:rFonts w:hint="eastAsia" w:cs="Times New Roman"/>
                <w:lang w:eastAsia="zh-CN"/>
              </w:rPr>
              <w:t>规程文本的知识表征与 RAG 检索精准度：法规条文多为自然语言描述，存在语义模糊或逻辑关联复杂的情况。如何在检索增强生成过程中，确保系统在海量文本中精准召回与当前隐患场景最相关的条文，并抑制大模型的“幻觉”现象，是系统可靠性的关键。</w:t>
            </w:r>
          </w:p>
          <w:p w14:paraId="0236519D">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lang w:eastAsia="zh-CN"/>
              </w:rPr>
            </w:pPr>
            <w:r>
              <w:rPr>
                <w:rFonts w:ascii="Times New Roman" w:hAnsi="Times New Roman" w:cs="Times New Roman"/>
              </w:rPr>
              <w:t>（</w:t>
            </w:r>
            <w:r>
              <w:rPr>
                <w:rFonts w:hint="eastAsia" w:cs="Times New Roman"/>
                <w:lang w:val="en-US" w:eastAsia="zh-CN"/>
              </w:rPr>
              <w:t>3</w:t>
            </w:r>
            <w:r>
              <w:rPr>
                <w:rFonts w:ascii="Times New Roman" w:hAnsi="Times New Roman" w:cs="Times New Roman"/>
              </w:rPr>
              <w:t>）</w:t>
            </w:r>
            <w:r>
              <w:rPr>
                <w:rFonts w:hint="eastAsia" w:ascii="Times New Roman" w:hAnsi="Times New Roman" w:cs="Times New Roman"/>
              </w:rPr>
              <w:t>多模态语义对齐的鲁棒性验证</w:t>
            </w:r>
            <w:r>
              <w:rPr>
                <w:rFonts w:hint="eastAsia" w:cs="Times New Roman"/>
                <w:lang w:eastAsia="zh-CN"/>
              </w:rPr>
              <w:t>：模型可能会出现视觉识别正确但逻辑判定错误的情况。如何</w:t>
            </w:r>
            <w:r>
              <w:rPr>
                <w:rFonts w:hint="eastAsia" w:cs="Times New Roman"/>
                <w:lang w:val="en-US" w:eastAsia="zh-CN"/>
              </w:rPr>
              <w:t>调整系统</w:t>
            </w:r>
            <w:r>
              <w:rPr>
                <w:rFonts w:hint="eastAsia" w:cs="Times New Roman"/>
                <w:lang w:eastAsia="zh-CN"/>
              </w:rPr>
              <w:t>在极端工况下的</w:t>
            </w:r>
            <w:r>
              <w:rPr>
                <w:rFonts w:hint="eastAsia" w:cs="Times New Roman"/>
                <w:lang w:val="en-US" w:eastAsia="zh-CN"/>
              </w:rPr>
              <w:t>边界提示词处理</w:t>
            </w:r>
            <w:r>
              <w:rPr>
                <w:rFonts w:hint="eastAsia" w:cs="Times New Roman"/>
                <w:lang w:eastAsia="zh-CN"/>
              </w:rPr>
              <w:t>，确保</w:t>
            </w:r>
            <w:r>
              <w:rPr>
                <w:rFonts w:hint="eastAsia" w:cs="Times New Roman"/>
                <w:lang w:val="en-US" w:eastAsia="zh-CN"/>
              </w:rPr>
              <w:t>辨识</w:t>
            </w:r>
            <w:r>
              <w:rPr>
                <w:rFonts w:hint="eastAsia" w:cs="Times New Roman"/>
                <w:lang w:eastAsia="zh-CN"/>
              </w:rPr>
              <w:t>的科学性，是研究的</w:t>
            </w:r>
            <w:r>
              <w:rPr>
                <w:rFonts w:hint="eastAsia" w:cs="Times New Roman"/>
                <w:lang w:val="en-US" w:eastAsia="zh-CN"/>
              </w:rPr>
              <w:t>一个难点</w:t>
            </w:r>
            <w:r>
              <w:rPr>
                <w:rFonts w:hint="eastAsia" w:cs="Times New Roman"/>
                <w:lang w:eastAsia="zh-CN"/>
              </w:rPr>
              <w:t>。</w:t>
            </w:r>
          </w:p>
          <w:p w14:paraId="66C818B6">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hAnsi="Times New Roman" w:cs="Times New Roman"/>
                <w:bCs/>
                <w:snapToGrid w:val="0"/>
                <w:kern w:val="21"/>
              </w:rPr>
            </w:pPr>
            <w:r>
              <w:rPr>
                <w:rFonts w:ascii="Times New Roman" w:hAnsi="Times New Roman" w:cs="Times New Roman"/>
                <w:bCs/>
                <w:snapToGrid w:val="0"/>
                <w:kern w:val="21"/>
              </w:rPr>
              <w:t>针对上述困难，可以采取以下措施来解决：</w:t>
            </w:r>
          </w:p>
          <w:p w14:paraId="12B9561A">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异构多模态数据集的构建与质量控制</w:t>
            </w:r>
            <w:r>
              <w:rPr>
                <w:rFonts w:hint="eastAsia" w:cs="Times New Roman"/>
                <w:lang w:eastAsia="zh-CN"/>
              </w:rPr>
              <w:t>：应用</w:t>
            </w:r>
            <w:r>
              <w:rPr>
                <w:rFonts w:hint="eastAsia" w:cs="Times New Roman"/>
                <w:lang w:val="en-US" w:eastAsia="zh-CN"/>
              </w:rPr>
              <w:t>图像增强</w:t>
            </w:r>
            <w:r>
              <w:rPr>
                <w:rFonts w:hint="eastAsia" w:cs="Times New Roman"/>
                <w:lang w:eastAsia="zh-CN"/>
              </w:rPr>
              <w:t>预处理算法提升图像对比度，确保视觉特征的可提取性。</w:t>
            </w:r>
            <w:r>
              <w:rPr>
                <w:rFonts w:hint="eastAsia" w:cs="Times New Roman"/>
                <w:lang w:val="en-US" w:eastAsia="zh-CN"/>
              </w:rPr>
              <w:t>求教</w:t>
            </w:r>
            <w:r>
              <w:rPr>
                <w:rFonts w:hint="eastAsia" w:cs="Times New Roman"/>
                <w:lang w:eastAsia="zh-CN"/>
              </w:rPr>
              <w:t>通风安全专家对辨识样本进行双重审核，确保每一条负样均能精准关联至</w:t>
            </w:r>
            <w:r>
              <w:rPr>
                <w:rFonts w:hint="eastAsia" w:cs="Times New Roman"/>
                <w:lang w:val="en-US" w:eastAsia="zh-CN"/>
              </w:rPr>
              <w:t>2025版</w:t>
            </w:r>
            <w:r>
              <w:rPr>
                <w:rFonts w:hint="eastAsia" w:cs="Times New Roman"/>
                <w:lang w:eastAsia="zh-CN"/>
              </w:rPr>
              <w:t>《煤矿安全规程》的具体条文。</w:t>
            </w:r>
          </w:p>
          <w:p w14:paraId="32ABDB03">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lang w:val="en-US"/>
              </w:rPr>
            </w:pPr>
            <w:r>
              <w:rPr>
                <w:rFonts w:ascii="Times New Roman" w:hAnsi="Times New Roman" w:cs="Times New Roman"/>
                <w:highlight w:val="none"/>
              </w:rPr>
              <w:t>（2）</w:t>
            </w:r>
            <w:r>
              <w:rPr>
                <w:rFonts w:hint="eastAsia" w:cs="Times New Roman"/>
                <w:lang w:eastAsia="zh-CN"/>
              </w:rPr>
              <w:t>规程文本的知识表征与 RAG 检索精准度：采用向量库语义检索</w:t>
            </w:r>
            <w:r>
              <w:rPr>
                <w:rFonts w:hint="eastAsia" w:cs="Times New Roman"/>
                <w:lang w:val="en-US" w:eastAsia="zh-CN"/>
              </w:rPr>
              <w:t>结合</w:t>
            </w:r>
            <w:r>
              <w:rPr>
                <w:rFonts w:hint="eastAsia" w:cs="Times New Roman"/>
                <w:lang w:eastAsia="zh-CN"/>
              </w:rPr>
              <w:t>关键词精确匹配的混合模式，利用 FAISS 等工具提高条文检索的召回率。设计具备思维链（CoT）能力的提示词模板，强制模型在判定结论中输出引用条文的原文。</w:t>
            </w:r>
          </w:p>
          <w:p w14:paraId="774A7233">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lang w:eastAsia="zh-CN"/>
              </w:rPr>
            </w:pPr>
            <w:r>
              <w:rPr>
                <w:rFonts w:ascii="Times New Roman" w:hAnsi="Times New Roman" w:cs="Times New Roman"/>
                <w:highlight w:val="none"/>
              </w:rPr>
              <w:t>（</w:t>
            </w:r>
            <w:r>
              <w:rPr>
                <w:rFonts w:hint="eastAsia" w:cs="Times New Roman"/>
                <w:highlight w:val="none"/>
                <w:lang w:val="en-US" w:eastAsia="zh-CN"/>
              </w:rPr>
              <w:t>3</w:t>
            </w:r>
            <w:r>
              <w:rPr>
                <w:rFonts w:ascii="Times New Roman" w:hAnsi="Times New Roman" w:cs="Times New Roman"/>
                <w:highlight w:val="none"/>
              </w:rPr>
              <w:t>）</w:t>
            </w:r>
            <w:r>
              <w:rPr>
                <w:rFonts w:hint="eastAsia" w:ascii="Times New Roman" w:hAnsi="Times New Roman" w:cs="Times New Roman"/>
              </w:rPr>
              <w:t>多模态语义对齐的鲁棒性验证</w:t>
            </w:r>
            <w:r>
              <w:rPr>
                <w:rFonts w:hint="eastAsia" w:cs="Times New Roman"/>
                <w:lang w:eastAsia="zh-CN"/>
              </w:rPr>
              <w:t>：学习并对比多种前沿的多模态融合策略，结合消融实验验证法规融合机制的增益。选取“局部通风机循环风”、“掘进工作面微风”等多种典型场景进行模拟实验，通过多次迭代优化</w:t>
            </w:r>
            <w:r>
              <w:rPr>
                <w:rFonts w:hint="eastAsia" w:cs="Times New Roman"/>
                <w:lang w:val="en-US" w:eastAsia="zh-CN"/>
              </w:rPr>
              <w:t>提示词</w:t>
            </w:r>
            <w:r>
              <w:rPr>
                <w:rFonts w:hint="eastAsia" w:cs="Times New Roman"/>
                <w:lang w:eastAsia="zh-CN"/>
              </w:rPr>
              <w:t>参数，消除偶然误差，确保方案的普遍适用性。</w:t>
            </w:r>
          </w:p>
          <w:p w14:paraId="15A042F9">
            <w:pPr>
              <w:pStyle w:val="5"/>
              <w:keepNext w:val="0"/>
              <w:keepLines w:val="0"/>
              <w:pageBreakBefore w:val="0"/>
              <w:widowControl w:val="0"/>
              <w:kinsoku/>
              <w:wordWrap/>
              <w:overflowPunct/>
              <w:topLinePunct w:val="0"/>
              <w:autoSpaceDE/>
              <w:autoSpaceDN/>
              <w:bidi w:val="0"/>
              <w:adjustRightInd/>
              <w:snapToGrid/>
              <w:spacing w:line="240" w:lineRule="auto"/>
              <w:ind w:firstLine="482"/>
              <w:textAlignment w:val="auto"/>
              <w:rPr>
                <w:rFonts w:ascii="Times New Roman" w:hAnsi="Times New Roman" w:cs="Times New Roman"/>
                <w:b/>
                <w:snapToGrid w:val="0"/>
                <w:kern w:val="21"/>
                <w:sz w:val="24"/>
                <w:szCs w:val="24"/>
              </w:rPr>
            </w:pPr>
          </w:p>
          <w:p w14:paraId="02306AEF">
            <w:pPr>
              <w:pStyle w:val="5"/>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cs="Times New Roman"/>
                <w:b/>
                <w:snapToGrid w:val="0"/>
                <w:kern w:val="21"/>
                <w:sz w:val="24"/>
                <w:szCs w:val="24"/>
              </w:rPr>
            </w:pPr>
            <w:r>
              <w:rPr>
                <w:rFonts w:ascii="Times New Roman" w:hAnsi="Times New Roman" w:cs="Times New Roman"/>
                <w:b/>
                <w:snapToGrid w:val="0"/>
                <w:kern w:val="21"/>
                <w:sz w:val="24"/>
                <w:szCs w:val="24"/>
              </w:rPr>
              <w:t>6.论文研究的预期成果（</w:t>
            </w:r>
            <w:r>
              <w:rPr>
                <w:rFonts w:ascii="Times New Roman" w:hAnsi="Times New Roman" w:cs="Times New Roman"/>
                <w:bCs/>
                <w:snapToGrid w:val="0"/>
                <w:kern w:val="21"/>
                <w:sz w:val="24"/>
                <w:szCs w:val="24"/>
              </w:rPr>
              <w:t>论文、专利等形式</w:t>
            </w:r>
            <w:r>
              <w:rPr>
                <w:rFonts w:ascii="Times New Roman" w:hAnsi="Times New Roman" w:cs="Times New Roman"/>
                <w:b/>
                <w:snapToGrid w:val="0"/>
                <w:kern w:val="21"/>
                <w:sz w:val="24"/>
                <w:szCs w:val="24"/>
              </w:rPr>
              <w:t>）</w:t>
            </w:r>
          </w:p>
          <w:p w14:paraId="72576264">
            <w:pPr>
              <w:pStyle w:val="5"/>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lang w:val="en-US" w:eastAsia="zh-CN"/>
              </w:rPr>
            </w:pPr>
            <w:r>
              <w:rPr>
                <w:rFonts w:ascii="Times New Roman" w:hAnsi="Times New Roman" w:cs="Times New Roman"/>
              </w:rPr>
              <w:t>学术论文</w:t>
            </w:r>
            <w:r>
              <w:rPr>
                <w:rFonts w:hint="eastAsia" w:cs="Times New Roman"/>
                <w:lang w:val="en-US" w:eastAsia="zh-CN"/>
              </w:rPr>
              <w:t>1-2</w:t>
            </w:r>
            <w:r>
              <w:rPr>
                <w:rFonts w:ascii="Times New Roman" w:hAnsi="Times New Roman" w:cs="Times New Roman"/>
              </w:rPr>
              <w:t>篇</w:t>
            </w:r>
            <w:r>
              <w:rPr>
                <w:rFonts w:hint="eastAsia" w:cs="Times New Roman"/>
                <w:lang w:eastAsia="zh-CN"/>
              </w:rPr>
              <w:t>，</w:t>
            </w:r>
            <w:r>
              <w:rPr>
                <w:rFonts w:hint="eastAsia" w:cs="Times New Roman"/>
                <w:lang w:val="en-US" w:eastAsia="zh-CN"/>
              </w:rPr>
              <w:t>应用软件1套</w:t>
            </w:r>
          </w:p>
          <w:p w14:paraId="12B383BA">
            <w:pPr>
              <w:pStyle w:val="5"/>
              <w:spacing w:line="280" w:lineRule="exact"/>
              <w:rPr>
                <w:rFonts w:ascii="Times New Roman" w:hAnsi="Times New Roman" w:cs="Times New Roman"/>
              </w:rPr>
            </w:pPr>
          </w:p>
          <w:p w14:paraId="5F8BD722">
            <w:pPr>
              <w:pStyle w:val="5"/>
              <w:spacing w:line="280" w:lineRule="exact"/>
              <w:rPr>
                <w:rFonts w:ascii="Times New Roman" w:hAnsi="Times New Roman" w:cs="Times New Roman"/>
                <w:b/>
                <w:snapToGrid w:val="0"/>
                <w:kern w:val="21"/>
                <w:sz w:val="24"/>
                <w:szCs w:val="24"/>
              </w:rPr>
            </w:pPr>
            <w:r>
              <w:rPr>
                <w:rFonts w:ascii="Times New Roman" w:hAnsi="Times New Roman" w:cs="Times New Roman"/>
                <w:b/>
                <w:snapToGrid w:val="0"/>
                <w:kern w:val="21"/>
                <w:sz w:val="24"/>
                <w:szCs w:val="24"/>
              </w:rPr>
              <w:t>7.所阅读的文献、资料</w:t>
            </w:r>
          </w:p>
          <w:p w14:paraId="31D77707">
            <w:pPr>
              <w:topLinePunct/>
              <w:ind w:left="420" w:hanging="420" w:hangingChars="200"/>
              <w:rPr>
                <w:highlight w:val="none"/>
              </w:rPr>
            </w:pPr>
            <w:r>
              <w:rPr>
                <w:highlight w:val="none"/>
              </w:rPr>
              <w:t>[1] 王国法,任世华,庞义辉,等.煤炭工业</w:t>
            </w:r>
            <w:r>
              <w:rPr>
                <w:rFonts w:hint="eastAsia"/>
                <w:highlight w:val="none"/>
              </w:rPr>
              <w:t>“</w:t>
            </w:r>
            <w:r>
              <w:rPr>
                <w:highlight w:val="none"/>
              </w:rPr>
              <w:t>十三五</w:t>
            </w:r>
            <w:r>
              <w:rPr>
                <w:rFonts w:hint="eastAsia"/>
                <w:highlight w:val="none"/>
              </w:rPr>
              <w:t>”</w:t>
            </w:r>
            <w:r>
              <w:rPr>
                <w:highlight w:val="none"/>
              </w:rPr>
              <w:t>发展成效与</w:t>
            </w:r>
            <w:r>
              <w:rPr>
                <w:rFonts w:hint="eastAsia"/>
                <w:highlight w:val="none"/>
              </w:rPr>
              <w:t>“</w:t>
            </w:r>
            <w:r>
              <w:rPr>
                <w:highlight w:val="none"/>
              </w:rPr>
              <w:t>双碳</w:t>
            </w:r>
            <w:r>
              <w:rPr>
                <w:rFonts w:hint="eastAsia"/>
                <w:highlight w:val="none"/>
              </w:rPr>
              <w:t>”</w:t>
            </w:r>
            <w:r>
              <w:rPr>
                <w:highlight w:val="none"/>
              </w:rPr>
              <w:t>目标实施路径[J]. 煤炭科学技术, 2021, 49(09): 1-8.</w:t>
            </w:r>
          </w:p>
          <w:p w14:paraId="71C17571">
            <w:pPr>
              <w:topLinePunct/>
              <w:ind w:left="420" w:hanging="420" w:hangingChars="200"/>
              <w:rPr>
                <w:highlight w:val="none"/>
              </w:rPr>
            </w:pPr>
            <w:r>
              <w:rPr>
                <w:highlight w:val="none"/>
              </w:rPr>
              <w:t>[2] 袁亮. 我国煤矿安全发展战略研究[J].中国煤炭, 2021, 47(06):1-6.</w:t>
            </w:r>
          </w:p>
          <w:p w14:paraId="1A20211D">
            <w:pPr>
              <w:topLinePunct/>
              <w:ind w:left="420" w:hanging="420" w:hangingChars="200"/>
              <w:rPr>
                <w:highlight w:val="none"/>
              </w:rPr>
            </w:pPr>
            <w:r>
              <w:rPr>
                <w:highlight w:val="none"/>
              </w:rPr>
              <w:t>[</w:t>
            </w:r>
            <w:r>
              <w:rPr>
                <w:rFonts w:hint="eastAsia"/>
                <w:highlight w:val="none"/>
                <w:lang w:val="en-US" w:eastAsia="zh-CN"/>
              </w:rPr>
              <w:t>3</w:t>
            </w:r>
            <w:r>
              <w:rPr>
                <w:highlight w:val="none"/>
              </w:rPr>
              <w:t>] 杨杰,赵连刚,全芳.煤矿通风系统现状及智能通风系统设计[J].工矿自动化,2015,41(11):74-77.</w:t>
            </w:r>
          </w:p>
          <w:p w14:paraId="54E9A191">
            <w:pPr>
              <w:topLinePunct/>
              <w:ind w:left="420" w:hanging="420" w:hangingChars="200"/>
              <w:rPr>
                <w:highlight w:val="none"/>
              </w:rPr>
            </w:pPr>
            <w:r>
              <w:rPr>
                <w:highlight w:val="none"/>
              </w:rPr>
              <w:t>[</w:t>
            </w:r>
            <w:r>
              <w:rPr>
                <w:rFonts w:hint="eastAsia"/>
                <w:highlight w:val="none"/>
                <w:lang w:val="en-US" w:eastAsia="zh-CN"/>
              </w:rPr>
              <w:t>4</w:t>
            </w:r>
            <w:r>
              <w:rPr>
                <w:highlight w:val="none"/>
              </w:rPr>
              <w:t>] 卢新明,尹红.矿井通风智能化理论与技术[J].煤炭学报, 2020, 45(06): 2236-2247.</w:t>
            </w:r>
          </w:p>
          <w:p w14:paraId="149637D7">
            <w:pPr>
              <w:topLinePunct/>
              <w:ind w:left="420" w:hanging="420" w:hangingChars="200"/>
              <w:rPr>
                <w:highlight w:val="none"/>
              </w:rPr>
            </w:pPr>
            <w:r>
              <w:rPr>
                <w:highlight w:val="none"/>
              </w:rPr>
              <w:t>[</w:t>
            </w:r>
            <w:r>
              <w:rPr>
                <w:rFonts w:hint="eastAsia"/>
                <w:highlight w:val="none"/>
                <w:lang w:val="en-US" w:eastAsia="zh-CN"/>
              </w:rPr>
              <w:t>5</w:t>
            </w:r>
            <w:r>
              <w:rPr>
                <w:highlight w:val="none"/>
              </w:rPr>
              <w:t>] SEMIN M A, LEVIN L Y. Stability of air flows in mine ventilation networks[J]. Process Safety and Environmental Protection, 2019,124:167-171.</w:t>
            </w:r>
          </w:p>
          <w:p w14:paraId="124F2FA6">
            <w:pPr>
              <w:topLinePunct/>
              <w:ind w:left="420" w:hanging="420" w:hangingChars="200"/>
              <w:rPr>
                <w:highlight w:val="none"/>
              </w:rPr>
            </w:pPr>
            <w:r>
              <w:rPr>
                <w:highlight w:val="none"/>
              </w:rPr>
              <w:t>[</w:t>
            </w:r>
            <w:r>
              <w:rPr>
                <w:rFonts w:hint="eastAsia"/>
                <w:highlight w:val="none"/>
                <w:lang w:val="en-US" w:eastAsia="zh-CN"/>
              </w:rPr>
              <w:t>6</w:t>
            </w:r>
            <w:r>
              <w:rPr>
                <w:highlight w:val="none"/>
              </w:rPr>
              <w:t>] HU Y N, KOROLEVA O I, KRSTIC M. Nonlinear control of mine ventilation networks[J]. Systems &amp; Control Letters, 2003, 49(4): 239-254.</w:t>
            </w:r>
          </w:p>
          <w:p w14:paraId="47825A8E">
            <w:pPr>
              <w:topLinePunct/>
              <w:ind w:left="420" w:hanging="420" w:hangingChars="200"/>
              <w:rPr>
                <w:highlight w:val="none"/>
              </w:rPr>
            </w:pPr>
            <w:r>
              <w:rPr>
                <w:highlight w:val="none"/>
              </w:rPr>
              <w:t>[</w:t>
            </w:r>
            <w:r>
              <w:rPr>
                <w:rFonts w:hint="eastAsia"/>
                <w:highlight w:val="none"/>
                <w:lang w:val="en-US" w:eastAsia="zh-CN"/>
              </w:rPr>
              <w:t>7</w:t>
            </w:r>
            <w:r>
              <w:rPr>
                <w:highlight w:val="none"/>
              </w:rPr>
              <w:t>] 王海宁,彭斌,彭家兰,等.大型复杂矿井通风系统的共性问题分析与优化实践[J].安全与环境学报, 2014, 14(03): 24-27.</w:t>
            </w:r>
          </w:p>
          <w:p w14:paraId="4E2E14C1">
            <w:pPr>
              <w:pStyle w:val="5"/>
              <w:spacing w:line="240" w:lineRule="auto"/>
              <w:ind w:firstLine="0"/>
              <w:rPr>
                <w:rFonts w:hint="default" w:ascii="Times New Roman" w:hAnsi="Times New Roman" w:eastAsia="宋体" w:cs="Times New Roman"/>
                <w:snapToGrid w:val="0"/>
                <w:kern w:val="21"/>
                <w:highlight w:val="none"/>
                <w:lang w:val="en-US" w:eastAsia="zh-CN"/>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8</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丁恩杰</w:t>
            </w:r>
            <w:r>
              <w:rPr>
                <w:rFonts w:hint="eastAsia" w:cs="Times New Roman"/>
                <w:snapToGrid w:val="0"/>
                <w:kern w:val="21"/>
                <w:highlight w:val="none"/>
                <w:lang w:val="en-US" w:eastAsia="zh-CN"/>
              </w:rPr>
              <w:t>,</w:t>
            </w:r>
            <w:r>
              <w:rPr>
                <w:rFonts w:hint="eastAsia" w:ascii="Times New Roman" w:hAnsi="Times New Roman" w:cs="Times New Roman"/>
                <w:snapToGrid w:val="0"/>
                <w:kern w:val="21"/>
                <w:highlight w:val="none"/>
              </w:rPr>
              <w:t>俞啸</w:t>
            </w:r>
            <w:r>
              <w:rPr>
                <w:rFonts w:hint="eastAsia" w:cs="Times New Roman"/>
                <w:snapToGrid w:val="0"/>
                <w:kern w:val="21"/>
                <w:highlight w:val="none"/>
                <w:lang w:val="en-US" w:eastAsia="zh-CN"/>
              </w:rPr>
              <w:t>,</w:t>
            </w:r>
            <w:r>
              <w:rPr>
                <w:rFonts w:hint="eastAsia" w:ascii="Times New Roman" w:hAnsi="Times New Roman" w:cs="Times New Roman"/>
                <w:snapToGrid w:val="0"/>
                <w:kern w:val="21"/>
                <w:highlight w:val="none"/>
              </w:rPr>
              <w:t>夏冰</w:t>
            </w:r>
            <w:r>
              <w:rPr>
                <w:rFonts w:hint="eastAsia" w:cs="Times New Roman"/>
                <w:snapToGrid w:val="0"/>
                <w:kern w:val="21"/>
                <w:highlight w:val="none"/>
                <w:lang w:val="en-US" w:eastAsia="zh-CN"/>
              </w:rPr>
              <w:t>,</w:t>
            </w:r>
            <w:r>
              <w:rPr>
                <w:rFonts w:hint="eastAsia" w:ascii="Times New Roman" w:hAnsi="Times New Roman" w:cs="Times New Roman"/>
                <w:snapToGrid w:val="0"/>
                <w:kern w:val="21"/>
                <w:highlight w:val="none"/>
              </w:rPr>
              <w:t>等．矿山信息化发展及以数字孪生为核心的智慧矿山关键技术</w:t>
            </w:r>
            <w:r>
              <w:rPr>
                <w:rFonts w:hint="eastAsia" w:cs="Times New Roman"/>
                <w:snapToGrid w:val="0"/>
                <w:kern w:val="21"/>
                <w:highlight w:val="none"/>
                <w:lang w:val="en-US" w:eastAsia="zh-CN"/>
              </w:rPr>
              <w:t>[J].</w:t>
            </w:r>
            <w:r>
              <w:rPr>
                <w:rFonts w:hint="eastAsia" w:ascii="Times New Roman" w:hAnsi="Times New Roman" w:cs="Times New Roman"/>
                <w:snapToGrid w:val="0"/>
                <w:kern w:val="21"/>
                <w:highlight w:val="none"/>
              </w:rPr>
              <w:t>煤炭学报</w:t>
            </w:r>
            <w:r>
              <w:rPr>
                <w:rFonts w:hint="eastAsia" w:cs="Times New Roman"/>
                <w:snapToGrid w:val="0"/>
                <w:kern w:val="21"/>
                <w:highlight w:val="none"/>
                <w:lang w:val="en-US" w:eastAsia="zh-CN"/>
              </w:rPr>
              <w:t>,2022,47(1):564-578.</w:t>
            </w:r>
          </w:p>
          <w:p w14:paraId="5F1C583F">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9</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谢谦,董立红,吴雪菲.基于多源数据融合的煤矿工作面瓦斯浓度预测[J].中国安全生产科学技术,2022,18(11):71-76.</w:t>
            </w:r>
          </w:p>
          <w:p w14:paraId="33DC1174">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0</w:t>
            </w:r>
            <w:r>
              <w:rPr>
                <w:rFonts w:hint="eastAsia" w:ascii="Times New Roman" w:hAnsi="Times New Roman" w:cs="Times New Roman"/>
                <w:snapToGrid w:val="0"/>
                <w:kern w:val="21"/>
                <w:highlight w:val="none"/>
              </w:rPr>
              <w:t>] 刘丽.基于深度强化学习的矿井通风系统阻变型故障诊断研究[D].辽宁工程技术大学,2023.DOI:10.27210/d.cnki.glnju.2023.000011.</w:t>
            </w:r>
          </w:p>
          <w:p w14:paraId="2C3E3413">
            <w:pPr>
              <w:pStyle w:val="5"/>
              <w:spacing w:line="240" w:lineRule="auto"/>
              <w:ind w:firstLine="0"/>
              <w:rPr>
                <w:rFonts w:hint="default" w:ascii="Times New Roman" w:hAnsi="Times New Roman" w:eastAsia="宋体" w:cs="Times New Roman"/>
                <w:snapToGrid w:val="0"/>
                <w:kern w:val="21"/>
                <w:highlight w:val="none"/>
                <w:lang w:val="en-US" w:eastAsia="zh-CN"/>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1</w:t>
            </w:r>
            <w:r>
              <w:rPr>
                <w:rFonts w:hint="eastAsia" w:ascii="Times New Roman" w:hAnsi="Times New Roman" w:cs="Times New Roman"/>
                <w:snapToGrid w:val="0"/>
                <w:kern w:val="21"/>
                <w:highlight w:val="none"/>
              </w:rPr>
              <w:t xml:space="preserve">] </w:t>
            </w:r>
            <w:r>
              <w:rPr>
                <w:rFonts w:hint="eastAsia" w:cs="Times New Roman"/>
                <w:snapToGrid w:val="0"/>
                <w:kern w:val="21"/>
                <w:highlight w:val="none"/>
                <w:lang w:val="en-US" w:eastAsia="zh-CN"/>
              </w:rPr>
              <w:t>Zuzhi Tian</w:t>
            </w:r>
            <w:r>
              <w:rPr>
                <w:rFonts w:hint="eastAsia" w:ascii="Times New Roman" w:hAnsi="Times New Roman" w:cs="Times New Roman"/>
                <w:snapToGrid w:val="0"/>
                <w:kern w:val="21"/>
                <w:highlight w:val="none"/>
              </w:rPr>
              <w:t>, et al. "Fault diagnosis of mine main ventilator based on multi-eigenvalue selection and data fusio</w:t>
            </w:r>
            <w:r>
              <w:rPr>
                <w:rFonts w:hint="eastAsia" w:cs="Times New Roman"/>
                <w:snapToGrid w:val="0"/>
                <w:kern w:val="21"/>
                <w:highlight w:val="none"/>
                <w:lang w:val="en-US" w:eastAsia="zh-CN"/>
              </w:rPr>
              <w:t>n</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Engineering Applications of Artificial Intelligence</w:t>
            </w:r>
            <w:r>
              <w:rPr>
                <w:rFonts w:hint="eastAsia" w:cs="Times New Roman"/>
                <w:snapToGrid w:val="0"/>
                <w:kern w:val="21"/>
                <w:highlight w:val="none"/>
                <w:lang w:eastAsia="zh-CN"/>
              </w:rPr>
              <w:t>，Volume 133</w:t>
            </w:r>
            <w:r>
              <w:rPr>
                <w:rFonts w:hint="eastAsia" w:cs="Times New Roman"/>
                <w:snapToGrid w:val="0"/>
                <w:kern w:val="21"/>
                <w:highlight w:val="none"/>
                <w:lang w:val="en-US" w:eastAsia="zh-CN"/>
              </w:rPr>
              <w:t>,</w:t>
            </w:r>
            <w:r>
              <w:rPr>
                <w:rFonts w:hint="eastAsia" w:cs="Times New Roman"/>
                <w:snapToGrid w:val="0"/>
                <w:kern w:val="21"/>
                <w:highlight w:val="none"/>
                <w:lang w:eastAsia="zh-CN"/>
              </w:rPr>
              <w:t>Part B</w:t>
            </w:r>
            <w:r>
              <w:rPr>
                <w:rFonts w:hint="eastAsia" w:cs="Times New Roman"/>
                <w:snapToGrid w:val="0"/>
                <w:kern w:val="21"/>
                <w:highlight w:val="none"/>
                <w:lang w:val="en-US" w:eastAsia="zh-CN"/>
              </w:rPr>
              <w:t>,2024.</w:t>
            </w:r>
          </w:p>
          <w:p w14:paraId="736CE89F">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2</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王利忠.基于煤矿瓦斯浓度动态监测的多点气体检测技术优化研究[J].煤矿现代化,2025,34(05):154-157.DOI:10.13606/j.cnki.37-1205/td.2025.05.033.</w:t>
            </w:r>
          </w:p>
          <w:p w14:paraId="6181DFC8">
            <w:pPr>
              <w:pStyle w:val="5"/>
              <w:spacing w:line="240" w:lineRule="auto"/>
              <w:ind w:firstLine="0"/>
              <w:rPr>
                <w:rFonts w:hint="eastAsia" w:ascii="Times New Roman" w:hAnsi="Times New Roman" w:eastAsia="宋体" w:cs="Times New Roman"/>
                <w:snapToGrid w:val="0"/>
                <w:kern w:val="21"/>
                <w:highlight w:val="none"/>
                <w:lang w:eastAsia="zh-CN"/>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3</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贾进章,尚文天,雷涛,等. 矿井智能通风发展趋势[J]. 辽宁工程技术大学学报（自然科学版）,2024,43(5):545-555.</w:t>
            </w:r>
          </w:p>
          <w:p w14:paraId="591DEC5D">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4</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郑学召,童鑫,郭军,等. 煤矿智能监测与预警技术研究现状与发展趋势[J]. 工矿自动化,2020,46(6):35-40.</w:t>
            </w:r>
          </w:p>
          <w:p w14:paraId="5B18ADC4">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5</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Jack</w:t>
            </w:r>
            <w:r>
              <w:rPr>
                <w:rFonts w:hint="eastAsia" w:ascii="Times New Roman" w:hAnsi="Times New Roman" w:cs="Times New Roman"/>
                <w:snapToGrid w:val="0"/>
                <w:kern w:val="21"/>
                <w:highlight w:val="none"/>
              </w:rPr>
              <w:t xml:space="preserve">, </w:t>
            </w:r>
            <w:r>
              <w:rPr>
                <w:rFonts w:hint="eastAsia" w:cs="Times New Roman"/>
                <w:snapToGrid w:val="0"/>
                <w:kern w:val="21"/>
                <w:highlight w:val="none"/>
                <w:lang w:val="en-US" w:eastAsia="zh-CN"/>
              </w:rPr>
              <w:t>G</w:t>
            </w:r>
            <w:r>
              <w:rPr>
                <w:rFonts w:hint="eastAsia" w:ascii="Times New Roman" w:hAnsi="Times New Roman" w:cs="Times New Roman"/>
                <w:snapToGrid w:val="0"/>
                <w:kern w:val="21"/>
                <w:highlight w:val="none"/>
              </w:rPr>
              <w:t>., et al. "Artificial intelligence for mechanical ventilation: systematic review of design, reporting standards, and bias</w:t>
            </w:r>
            <w:r>
              <w:rPr>
                <w:rFonts w:hint="eastAsia" w:cs="Times New Roman"/>
                <w:snapToGrid w:val="0"/>
                <w:kern w:val="21"/>
                <w:highlight w:val="none"/>
                <w:lang w:val="en-US" w:eastAsia="zh-CN"/>
              </w:rPr>
              <w:t>.</w:t>
            </w:r>
            <w:r>
              <w:rPr>
                <w:rFonts w:hint="eastAsia" w:ascii="Times New Roman" w:hAnsi="Times New Roman" w:cs="Times New Roman"/>
                <w:snapToGrid w:val="0"/>
                <w:kern w:val="21"/>
                <w:highlight w:val="none"/>
              </w:rPr>
              <w:t>" British Journal of Anaesthesia, 202</w:t>
            </w:r>
            <w:r>
              <w:rPr>
                <w:rFonts w:hint="eastAsia" w:cs="Times New Roman"/>
                <w:snapToGrid w:val="0"/>
                <w:kern w:val="21"/>
                <w:highlight w:val="none"/>
                <w:lang w:val="en-US" w:eastAsia="zh-CN"/>
              </w:rPr>
              <w:t>2</w:t>
            </w:r>
            <w:r>
              <w:rPr>
                <w:rFonts w:hint="eastAsia" w:ascii="Times New Roman" w:hAnsi="Times New Roman" w:cs="Times New Roman"/>
                <w:snapToGrid w:val="0"/>
                <w:kern w:val="21"/>
                <w:highlight w:val="none"/>
              </w:rPr>
              <w:t>.</w:t>
            </w:r>
          </w:p>
          <w:p w14:paraId="6539E267">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[1</w:t>
            </w:r>
            <w:r>
              <w:rPr>
                <w:rFonts w:hint="eastAsia" w:cs="Times New Roman"/>
                <w:snapToGrid w:val="0"/>
                <w:kern w:val="21"/>
                <w:highlight w:val="none"/>
                <w:lang w:val="en-US" w:eastAsia="zh-CN"/>
              </w:rPr>
              <w:t>6</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 xml:space="preserve">刘鹏,叶帅,舒雅,等. 煤矿安全知识图谱构建及智能查询方法研究[J]. 中文信息学报,2020,34(11):49-59. </w:t>
            </w:r>
          </w:p>
          <w:p w14:paraId="6EFBDCB1">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17</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 xml:space="preserve">李国清,李学玉,侯杰,等. 矿山安全隐患辨识与预警大数据分析系统研发[J]. 金属矿山,2022(6):129-137. </w:t>
            </w:r>
          </w:p>
          <w:p w14:paraId="1E59DDB8">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18</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张江石,李泳暾,冒香凝,等. 基于NLP的煤矿事故原因分类研究[J]. 中国安全科学学报,2023,33(6):20-26.</w:t>
            </w:r>
          </w:p>
          <w:p w14:paraId="03182E1A">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19</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Zheng</w:t>
            </w:r>
            <w:r>
              <w:rPr>
                <w:rFonts w:hint="eastAsia" w:ascii="Times New Roman" w:hAnsi="Times New Roman" w:cs="Times New Roman"/>
                <w:snapToGrid w:val="0"/>
                <w:kern w:val="21"/>
                <w:highlight w:val="none"/>
              </w:rPr>
              <w:t xml:space="preserve">, </w:t>
            </w:r>
            <w:r>
              <w:rPr>
                <w:rFonts w:hint="eastAsia" w:cs="Times New Roman"/>
                <w:snapToGrid w:val="0"/>
                <w:kern w:val="21"/>
                <w:highlight w:val="none"/>
                <w:lang w:val="en-US" w:eastAsia="zh-CN"/>
              </w:rPr>
              <w:t>Z</w:t>
            </w:r>
            <w:r>
              <w:rPr>
                <w:rFonts w:hint="eastAsia" w:ascii="Times New Roman" w:hAnsi="Times New Roman" w:cs="Times New Roman"/>
                <w:snapToGrid w:val="0"/>
                <w:kern w:val="21"/>
                <w:highlight w:val="none"/>
              </w:rPr>
              <w:t>., et al. "Knowledge-informed semantic alignment and rule interpretation for automated compliance checking" Automation in Construction,2022.</w:t>
            </w:r>
          </w:p>
          <w:p w14:paraId="03670DC6">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20</w:t>
            </w:r>
            <w:r>
              <w:rPr>
                <w:rFonts w:hint="eastAsia" w:ascii="Times New Roman" w:hAnsi="Times New Roman" w:cs="Times New Roman"/>
                <w:snapToGrid w:val="0"/>
                <w:kern w:val="21"/>
                <w:highlight w:val="none"/>
              </w:rPr>
              <w:t xml:space="preserve">] </w:t>
            </w:r>
            <w:r>
              <w:rPr>
                <w:rFonts w:hint="eastAsia" w:cs="Times New Roman"/>
                <w:snapToGrid w:val="0"/>
                <w:kern w:val="21"/>
                <w:highlight w:val="none"/>
                <w:lang w:val="en-US" w:eastAsia="zh-CN"/>
              </w:rPr>
              <w:t>Li</w:t>
            </w:r>
            <w:r>
              <w:rPr>
                <w:rFonts w:hint="eastAsia" w:ascii="Times New Roman" w:hAnsi="Times New Roman" w:cs="Times New Roman"/>
                <w:snapToGrid w:val="0"/>
                <w:kern w:val="21"/>
                <w:highlight w:val="none"/>
              </w:rPr>
              <w:t xml:space="preserve">, </w:t>
            </w:r>
            <w:r>
              <w:rPr>
                <w:rFonts w:hint="eastAsia" w:cs="Times New Roman"/>
                <w:snapToGrid w:val="0"/>
                <w:kern w:val="21"/>
                <w:highlight w:val="none"/>
                <w:lang w:val="en-US" w:eastAsia="zh-CN"/>
              </w:rPr>
              <w:t>S</w:t>
            </w:r>
            <w:r>
              <w:rPr>
                <w:rFonts w:hint="eastAsia" w:ascii="Times New Roman" w:hAnsi="Times New Roman" w:cs="Times New Roman"/>
                <w:snapToGrid w:val="0"/>
                <w:kern w:val="21"/>
                <w:highlight w:val="none"/>
              </w:rPr>
              <w:t>., et al. "Identifying coal mine safety production risk factors by employing text mining and Bayesian network techniques</w:t>
            </w:r>
            <w:r>
              <w:rPr>
                <w:rFonts w:hint="eastAsia" w:cs="Times New Roman"/>
                <w:snapToGrid w:val="0"/>
                <w:kern w:val="21"/>
                <w:highlight w:val="none"/>
                <w:lang w:val="en-US" w:eastAsia="zh-CN"/>
              </w:rPr>
              <w:t>.</w:t>
            </w:r>
            <w:r>
              <w:rPr>
                <w:rFonts w:hint="eastAsia" w:ascii="Times New Roman" w:hAnsi="Times New Roman" w:cs="Times New Roman"/>
                <w:snapToGrid w:val="0"/>
                <w:kern w:val="21"/>
                <w:highlight w:val="none"/>
              </w:rPr>
              <w:t>" Process Safety and Environmental Protection, 202</w:t>
            </w:r>
            <w:r>
              <w:rPr>
                <w:rFonts w:hint="eastAsia" w:cs="Times New Roman"/>
                <w:snapToGrid w:val="0"/>
                <w:kern w:val="21"/>
                <w:highlight w:val="none"/>
                <w:lang w:val="en-US" w:eastAsia="zh-CN"/>
              </w:rPr>
              <w:t>2</w:t>
            </w:r>
            <w:r>
              <w:rPr>
                <w:rFonts w:hint="eastAsia" w:ascii="Times New Roman" w:hAnsi="Times New Roman" w:cs="Times New Roman"/>
                <w:snapToGrid w:val="0"/>
                <w:kern w:val="21"/>
                <w:highlight w:val="none"/>
              </w:rPr>
              <w:t>.</w:t>
            </w:r>
          </w:p>
          <w:p w14:paraId="7A55B262">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21</w:t>
            </w: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 xml:space="preserve"> </w:t>
            </w:r>
            <w:r>
              <w:rPr>
                <w:rFonts w:hint="eastAsia" w:ascii="Times New Roman" w:hAnsi="Times New Roman" w:cs="Times New Roman"/>
                <w:snapToGrid w:val="0"/>
                <w:kern w:val="21"/>
                <w:highlight w:val="none"/>
              </w:rPr>
              <w:t>Park, J.; Kang, D. Artificial Intelligence and Smart Technologies in Safety Management: A Comprehensive Analysis Across Multiple Industries. Appl. Sci. 2024</w:t>
            </w:r>
          </w:p>
          <w:p w14:paraId="106F0FAC">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[2</w:t>
            </w:r>
            <w:r>
              <w:rPr>
                <w:rFonts w:hint="eastAsia" w:cs="Times New Roman"/>
                <w:snapToGrid w:val="0"/>
                <w:kern w:val="21"/>
                <w:highlight w:val="none"/>
                <w:lang w:val="en-US" w:eastAsia="zh-CN"/>
              </w:rPr>
              <w:t>2</w:t>
            </w:r>
            <w:r>
              <w:rPr>
                <w:rFonts w:hint="eastAsia" w:ascii="Times New Roman" w:hAnsi="Times New Roman" w:cs="Times New Roman"/>
                <w:snapToGrid w:val="0"/>
                <w:kern w:val="21"/>
                <w:highlight w:val="none"/>
              </w:rPr>
              <w:t>] Zhao, W. X., et al. "A Survey of Large Language Models." arXiv, 2023.</w:t>
            </w:r>
          </w:p>
          <w:p w14:paraId="34C424E2">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[2</w:t>
            </w:r>
            <w:r>
              <w:rPr>
                <w:rFonts w:hint="eastAsia" w:cs="Times New Roman"/>
                <w:snapToGrid w:val="0"/>
                <w:kern w:val="21"/>
                <w:highlight w:val="none"/>
                <w:lang w:val="en-US" w:eastAsia="zh-CN"/>
              </w:rPr>
              <w:t>3</w:t>
            </w:r>
            <w:r>
              <w:rPr>
                <w:rFonts w:hint="eastAsia" w:ascii="Times New Roman" w:hAnsi="Times New Roman" w:cs="Times New Roman"/>
                <w:snapToGrid w:val="0"/>
                <w:kern w:val="21"/>
                <w:highlight w:val="none"/>
              </w:rPr>
              <w:t>] Wu, T., et al. "A Brief Overview of ChatGPT: The History, Status Quo and Potential Future Development." IEEE/CAA JAS, 2023.</w:t>
            </w:r>
          </w:p>
          <w:p w14:paraId="25B1FEF1">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[2</w:t>
            </w:r>
            <w:r>
              <w:rPr>
                <w:rFonts w:hint="eastAsia" w:cs="Times New Roman"/>
                <w:snapToGrid w:val="0"/>
                <w:kern w:val="21"/>
                <w:highlight w:val="none"/>
                <w:lang w:val="en-US" w:eastAsia="zh-CN"/>
              </w:rPr>
              <w:t>4</w:t>
            </w:r>
            <w:r>
              <w:rPr>
                <w:rFonts w:hint="eastAsia" w:ascii="Times New Roman" w:hAnsi="Times New Roman" w:cs="Times New Roman"/>
                <w:snapToGrid w:val="0"/>
                <w:kern w:val="21"/>
                <w:highlight w:val="none"/>
              </w:rPr>
              <w:t>] Lewis, P., et al. "Retrieval-Augmented Generation for Knowledge-Intensive NLP Tasks." NeurIPS, 2020.</w:t>
            </w:r>
          </w:p>
          <w:p w14:paraId="2C870D5D">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[2</w:t>
            </w:r>
            <w:r>
              <w:rPr>
                <w:rFonts w:hint="eastAsia" w:cs="Times New Roman"/>
                <w:snapToGrid w:val="0"/>
                <w:kern w:val="21"/>
                <w:highlight w:val="none"/>
                <w:lang w:val="en-US" w:eastAsia="zh-CN"/>
              </w:rPr>
              <w:t>5</w:t>
            </w:r>
            <w:r>
              <w:rPr>
                <w:rFonts w:hint="eastAsia" w:ascii="Times New Roman" w:hAnsi="Times New Roman" w:cs="Times New Roman"/>
                <w:snapToGrid w:val="0"/>
                <w:kern w:val="21"/>
                <w:highlight w:val="none"/>
              </w:rPr>
              <w:t>] 肖仰华. 知识图谱与大模型：双轮驱动的知识工程 [J]. 计算机科学, 2023.</w:t>
            </w:r>
          </w:p>
          <w:p w14:paraId="5BC5594A">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[2</w:t>
            </w:r>
            <w:r>
              <w:rPr>
                <w:rFonts w:hint="eastAsia" w:cs="Times New Roman"/>
                <w:snapToGrid w:val="0"/>
                <w:kern w:val="21"/>
                <w:highlight w:val="none"/>
                <w:lang w:val="en-US" w:eastAsia="zh-CN"/>
              </w:rPr>
              <w:t>6</w:t>
            </w:r>
            <w:r>
              <w:rPr>
                <w:rFonts w:hint="eastAsia" w:ascii="Times New Roman" w:hAnsi="Times New Roman" w:cs="Times New Roman"/>
                <w:snapToGrid w:val="0"/>
                <w:kern w:val="21"/>
                <w:highlight w:val="none"/>
              </w:rPr>
              <w:t>] Liu, P., et al. "Pre-train, Prompt, and Predict: A Systematic Survey of Prompting Methods in NLP." ACM Computing Surveys, 2023.</w:t>
            </w:r>
          </w:p>
          <w:p w14:paraId="74CED017">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27</w:t>
            </w:r>
            <w:r>
              <w:rPr>
                <w:rFonts w:hint="eastAsia" w:ascii="Times New Roman" w:hAnsi="Times New Roman" w:cs="Times New Roman"/>
                <w:snapToGrid w:val="0"/>
                <w:kern w:val="21"/>
                <w:highlight w:val="none"/>
              </w:rPr>
              <w:t>] Baltrusaitis, T., et al. "Multimodal Machine Learning: A Survey and Taxonomy." IEEE TPAMI, 2019.</w:t>
            </w:r>
          </w:p>
          <w:p w14:paraId="28C868E2">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28</w:t>
            </w:r>
            <w:r>
              <w:rPr>
                <w:rFonts w:hint="eastAsia" w:ascii="Times New Roman" w:hAnsi="Times New Roman" w:cs="Times New Roman"/>
                <w:snapToGrid w:val="0"/>
                <w:kern w:val="21"/>
                <w:highlight w:val="none"/>
              </w:rPr>
              <w:t>] Yin, S., et al. "A Survey on Multimodal Large Language Models." arXiv, 2023.</w:t>
            </w:r>
          </w:p>
          <w:p w14:paraId="1FD869E6">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29</w:t>
            </w:r>
            <w:r>
              <w:rPr>
                <w:rFonts w:hint="eastAsia" w:ascii="Times New Roman" w:hAnsi="Times New Roman" w:cs="Times New Roman"/>
                <w:snapToGrid w:val="0"/>
                <w:kern w:val="21"/>
                <w:highlight w:val="none"/>
              </w:rPr>
              <w:t>] Bai, J., et al. "Qwen-VL: A Frontier Large Vision-Language Model with Versatile Abilities." arXiv, 2023.</w:t>
            </w:r>
          </w:p>
          <w:p w14:paraId="59E98769">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30</w:t>
            </w:r>
            <w:r>
              <w:rPr>
                <w:rFonts w:hint="eastAsia" w:ascii="Times New Roman" w:hAnsi="Times New Roman" w:cs="Times New Roman"/>
                <w:snapToGrid w:val="0"/>
                <w:kern w:val="21"/>
                <w:highlight w:val="none"/>
              </w:rPr>
              <w:t>] 华为技术有限公司. 盘古矿山大模型白皮书. 2023.</w:t>
            </w:r>
          </w:p>
          <w:p w14:paraId="59AD834F">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w:t>
            </w:r>
            <w:r>
              <w:rPr>
                <w:rFonts w:hint="eastAsia" w:cs="Times New Roman"/>
                <w:snapToGrid w:val="0"/>
                <w:kern w:val="21"/>
                <w:highlight w:val="none"/>
                <w:lang w:val="en-US" w:eastAsia="zh-CN"/>
              </w:rPr>
              <w:t>31</w:t>
            </w:r>
            <w:r>
              <w:rPr>
                <w:rFonts w:hint="eastAsia" w:ascii="Times New Roman" w:hAnsi="Times New Roman" w:cs="Times New Roman"/>
                <w:snapToGrid w:val="0"/>
                <w:kern w:val="21"/>
                <w:highlight w:val="none"/>
              </w:rPr>
              <w:t>] 中国矿业大学(北京). "太阳石"矿山大模型. 2023.</w:t>
            </w:r>
          </w:p>
          <w:p w14:paraId="2CE9CFC2">
            <w:pPr>
              <w:pStyle w:val="5"/>
              <w:spacing w:line="240" w:lineRule="auto"/>
              <w:ind w:firstLine="0"/>
              <w:rPr>
                <w:rFonts w:hint="eastAsia" w:ascii="Times New Roman" w:hAnsi="Times New Roman" w:eastAsia="宋体" w:cs="Times New Roman"/>
                <w:snapToGrid w:val="0"/>
                <w:kern w:val="21"/>
                <w:highlight w:val="none"/>
                <w:lang w:val="en-US" w:eastAsia="zh-CN"/>
              </w:rPr>
            </w:pPr>
            <w:r>
              <w:rPr>
                <w:rFonts w:hint="eastAsia" w:ascii="Times New Roman" w:hAnsi="Times New Roman" w:cs="Times New Roman"/>
                <w:snapToGrid w:val="0"/>
                <w:kern w:val="21"/>
                <w:highlight w:val="none"/>
              </w:rPr>
              <w:t>[3</w:t>
            </w:r>
            <w:r>
              <w:rPr>
                <w:rFonts w:hint="eastAsia" w:cs="Times New Roman"/>
                <w:snapToGrid w:val="0"/>
                <w:kern w:val="21"/>
                <w:highlight w:val="none"/>
                <w:lang w:val="en-US" w:eastAsia="zh-CN"/>
              </w:rPr>
              <w:t>2</w:t>
            </w:r>
            <w:r>
              <w:rPr>
                <w:rFonts w:hint="eastAsia" w:ascii="Times New Roman" w:hAnsi="Times New Roman" w:cs="Times New Roman"/>
                <w:snapToGrid w:val="0"/>
                <w:kern w:val="21"/>
                <w:highlight w:val="none"/>
              </w:rPr>
              <w:t>] 任磊, 王海腾, 董家宝, 等. 工业大模型: 体系架构、关键技术与典型应用. 中国科学: 信息科学, 2024</w:t>
            </w:r>
            <w:r>
              <w:rPr>
                <w:rFonts w:hint="eastAsia" w:cs="Times New Roman"/>
                <w:snapToGrid w:val="0"/>
                <w:kern w:val="21"/>
                <w:highlight w:val="none"/>
                <w:lang w:val="en-US" w:eastAsia="zh-CN"/>
              </w:rPr>
              <w:t>.</w:t>
            </w:r>
          </w:p>
          <w:p w14:paraId="51D26AF0">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[3</w:t>
            </w:r>
            <w:r>
              <w:rPr>
                <w:rFonts w:hint="eastAsia" w:cs="Times New Roman"/>
                <w:snapToGrid w:val="0"/>
                <w:kern w:val="21"/>
                <w:highlight w:val="none"/>
                <w:lang w:val="en-US" w:eastAsia="zh-CN"/>
              </w:rPr>
              <w:t>3</w:t>
            </w:r>
            <w:r>
              <w:rPr>
                <w:rFonts w:hint="eastAsia" w:ascii="Times New Roman" w:hAnsi="Times New Roman" w:cs="Times New Roman"/>
                <w:snapToGrid w:val="0"/>
                <w:kern w:val="21"/>
                <w:highlight w:val="none"/>
              </w:rPr>
              <w:t>] Mangione, F., Savaglio, C., &amp; Fortino, G. (2025). Generative Artificial Intelligence for Internet of Things Computing: A Systematic Survey. ArXiv, abs/2504.07635.</w:t>
            </w:r>
          </w:p>
          <w:p w14:paraId="68A3ECCE">
            <w:pPr>
              <w:pStyle w:val="5"/>
              <w:spacing w:line="240" w:lineRule="auto"/>
              <w:ind w:firstLine="0"/>
              <w:rPr>
                <w:rFonts w:hint="eastAsia" w:ascii="Times New Roman" w:hAnsi="Times New Roman" w:cs="Times New Roman"/>
                <w:snapToGrid w:val="0"/>
                <w:kern w:val="21"/>
                <w:highlight w:val="none"/>
              </w:rPr>
            </w:pPr>
            <w:r>
              <w:rPr>
                <w:rFonts w:hint="eastAsia" w:ascii="Times New Roman" w:hAnsi="Times New Roman" w:cs="Times New Roman"/>
                <w:snapToGrid w:val="0"/>
                <w:kern w:val="21"/>
                <w:highlight w:val="none"/>
              </w:rPr>
              <w:t>[3</w:t>
            </w:r>
            <w:r>
              <w:rPr>
                <w:rFonts w:hint="eastAsia" w:cs="Times New Roman"/>
                <w:snapToGrid w:val="0"/>
                <w:kern w:val="21"/>
                <w:highlight w:val="none"/>
                <w:lang w:val="en-US" w:eastAsia="zh-CN"/>
              </w:rPr>
              <w:t>4</w:t>
            </w:r>
            <w:r>
              <w:rPr>
                <w:rFonts w:hint="eastAsia" w:ascii="Times New Roman" w:hAnsi="Times New Roman" w:cs="Times New Roman"/>
                <w:snapToGrid w:val="0"/>
                <w:kern w:val="21"/>
                <w:highlight w:val="none"/>
              </w:rPr>
              <w:t>] Percival, H., et al. "Test-Driven Development with Python: Obey the Testing Goat: Using Django, Selenium, and JavaScript" O'Reilly Media, 2017.</w:t>
            </w:r>
          </w:p>
          <w:p w14:paraId="429BD2D0">
            <w:pPr>
              <w:pStyle w:val="5"/>
              <w:spacing w:line="240" w:lineRule="auto"/>
              <w:ind w:firstLine="0"/>
              <w:rPr>
                <w:rFonts w:ascii="Times New Roman" w:hAnsi="Times New Roman" w:cs="Times New Roman"/>
                <w:snapToGrid w:val="0"/>
                <w:kern w:val="21"/>
              </w:rPr>
            </w:pPr>
            <w:r>
              <w:rPr>
                <w:rFonts w:hint="eastAsia" w:ascii="Times New Roman" w:hAnsi="Times New Roman" w:cs="Times New Roman"/>
                <w:snapToGrid w:val="0"/>
                <w:kern w:val="21"/>
                <w:highlight w:val="none"/>
              </w:rPr>
              <w:t>[3</w:t>
            </w:r>
            <w:r>
              <w:rPr>
                <w:rFonts w:hint="eastAsia" w:cs="Times New Roman"/>
                <w:snapToGrid w:val="0"/>
                <w:kern w:val="21"/>
                <w:highlight w:val="none"/>
                <w:lang w:val="en-US" w:eastAsia="zh-CN"/>
              </w:rPr>
              <w:t>5</w:t>
            </w:r>
            <w:r>
              <w:rPr>
                <w:rFonts w:hint="eastAsia" w:ascii="Times New Roman" w:hAnsi="Times New Roman" w:cs="Times New Roman"/>
                <w:snapToGrid w:val="0"/>
                <w:kern w:val="21"/>
                <w:highlight w:val="none"/>
              </w:rPr>
              <w:t>] You, E. "Vue.js: Up and Running." O'Reilly Media, 2018.</w:t>
            </w:r>
          </w:p>
        </w:tc>
      </w:tr>
    </w:tbl>
    <w:p w14:paraId="6A4742E4">
      <w:pPr>
        <w:rPr>
          <w:rFonts w:eastAsia="黑体"/>
          <w:bCs/>
          <w:color w:val="000000"/>
          <w:sz w:val="32"/>
        </w:rPr>
      </w:pPr>
    </w:p>
    <w:p w14:paraId="52F3C0F4">
      <w:pPr>
        <w:rPr>
          <w:rFonts w:eastAsia="黑体"/>
          <w:bCs/>
          <w:color w:val="000000"/>
          <w:sz w:val="32"/>
        </w:rPr>
      </w:pPr>
    </w:p>
    <w:p w14:paraId="1C0CB8C4">
      <w:pPr>
        <w:jc w:val="center"/>
        <w:rPr>
          <w:rFonts w:eastAsia="黑体"/>
          <w:bCs/>
          <w:color w:val="000000"/>
          <w:sz w:val="32"/>
        </w:rPr>
      </w:pPr>
      <w:r>
        <w:rPr>
          <w:rFonts w:eastAsia="黑体"/>
          <w:bCs/>
          <w:color w:val="000000"/>
          <w:sz w:val="32"/>
        </w:rPr>
        <w:t>学位论文选题与开题报告</w:t>
      </w:r>
    </w:p>
    <w:tbl>
      <w:tblPr>
        <w:tblStyle w:val="12"/>
        <w:tblW w:w="86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985"/>
        <w:gridCol w:w="4512"/>
      </w:tblGrid>
      <w:tr w14:paraId="612D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2189" w:type="dxa"/>
            <w:noWrap w:val="0"/>
            <w:vAlign w:val="center"/>
          </w:tcPr>
          <w:p w14:paraId="50B722D3">
            <w:pPr>
              <w:jc w:val="center"/>
              <w:rPr>
                <w:b/>
                <w:bCs/>
                <w:color w:val="000000"/>
                <w:sz w:val="24"/>
              </w:rPr>
            </w:pPr>
            <w:r>
              <w:rPr>
                <w:b/>
                <w:bCs/>
                <w:color w:val="000000"/>
                <w:sz w:val="24"/>
              </w:rPr>
              <w:t>论文研究工作计划</w:t>
            </w:r>
          </w:p>
        </w:tc>
        <w:tc>
          <w:tcPr>
            <w:tcW w:w="1985" w:type="dxa"/>
            <w:noWrap w:val="0"/>
            <w:vAlign w:val="center"/>
          </w:tcPr>
          <w:p w14:paraId="3364B2ED">
            <w:pPr>
              <w:jc w:val="center"/>
              <w:rPr>
                <w:b/>
                <w:bCs/>
                <w:color w:val="000000"/>
                <w:sz w:val="24"/>
              </w:rPr>
            </w:pPr>
            <w:r>
              <w:rPr>
                <w:b/>
                <w:bCs/>
                <w:color w:val="000000"/>
                <w:sz w:val="24"/>
              </w:rPr>
              <w:t>起止日期</w:t>
            </w:r>
          </w:p>
        </w:tc>
        <w:tc>
          <w:tcPr>
            <w:tcW w:w="4512" w:type="dxa"/>
            <w:noWrap w:val="0"/>
            <w:vAlign w:val="center"/>
          </w:tcPr>
          <w:p w14:paraId="1551DE63">
            <w:pPr>
              <w:jc w:val="center"/>
              <w:rPr>
                <w:b/>
                <w:bCs/>
                <w:color w:val="000000"/>
                <w:sz w:val="24"/>
              </w:rPr>
            </w:pPr>
            <w:r>
              <w:rPr>
                <w:b/>
                <w:bCs/>
                <w:color w:val="000000"/>
                <w:sz w:val="24"/>
              </w:rPr>
              <w:t>阶 段 工 作 内 容 及 计 划 完 成 的 指 标</w:t>
            </w:r>
          </w:p>
        </w:tc>
      </w:tr>
      <w:tr w14:paraId="0EE8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9" w:hRule="atLeast"/>
          <w:jc w:val="center"/>
        </w:trPr>
        <w:tc>
          <w:tcPr>
            <w:tcW w:w="2189" w:type="dxa"/>
            <w:noWrap w:val="0"/>
            <w:vAlign w:val="top"/>
          </w:tcPr>
          <w:p w14:paraId="2E320B41">
            <w:pPr>
              <w:jc w:val="center"/>
              <w:rPr>
                <w:color w:val="000000"/>
                <w:sz w:val="24"/>
              </w:rPr>
            </w:pPr>
            <w:r>
              <w:rPr>
                <w:color w:val="000000"/>
                <w:sz w:val="24"/>
              </w:rPr>
              <w:t>完成开题报告</w:t>
            </w:r>
          </w:p>
          <w:p w14:paraId="32D61152">
            <w:pPr>
              <w:jc w:val="center"/>
              <w:rPr>
                <w:color w:val="000000"/>
                <w:sz w:val="24"/>
              </w:rPr>
            </w:pPr>
          </w:p>
          <w:p w14:paraId="534AFBFD">
            <w:pPr>
              <w:jc w:val="center"/>
              <w:rPr>
                <w:color w:val="000000"/>
                <w:sz w:val="24"/>
              </w:rPr>
            </w:pPr>
          </w:p>
          <w:p w14:paraId="22B3839D">
            <w:pPr>
              <w:jc w:val="center"/>
              <w:rPr>
                <w:rFonts w:hint="eastAsia"/>
                <w:lang w:val="en-US" w:eastAsia="zh-CN"/>
              </w:rPr>
            </w:pPr>
          </w:p>
          <w:p w14:paraId="0A3E86FE">
            <w:pPr>
              <w:jc w:val="both"/>
              <w:rPr>
                <w:rFonts w:hint="eastAsia"/>
                <w:lang w:val="en-US" w:eastAsia="zh-CN"/>
              </w:rPr>
            </w:pPr>
          </w:p>
          <w:p w14:paraId="2B8D86D3">
            <w:pPr>
              <w:bidi w:val="0"/>
              <w:jc w:val="center"/>
            </w:pPr>
          </w:p>
          <w:p w14:paraId="18032267">
            <w:pPr>
              <w:bidi w:val="0"/>
              <w:jc w:val="center"/>
            </w:pPr>
            <w:r>
              <w:t>核心算法与知识库构建</w:t>
            </w:r>
          </w:p>
          <w:p w14:paraId="458058BE">
            <w:pPr>
              <w:jc w:val="center"/>
              <w:rPr>
                <w:color w:val="000000"/>
                <w:sz w:val="24"/>
              </w:rPr>
            </w:pPr>
          </w:p>
          <w:p w14:paraId="1AA8BBBE">
            <w:pPr>
              <w:jc w:val="center"/>
              <w:rPr>
                <w:rFonts w:ascii="宋体" w:hAnsi="宋体" w:eastAsia="宋体" w:cs="宋体"/>
                <w:sz w:val="24"/>
                <w:szCs w:val="24"/>
              </w:rPr>
            </w:pPr>
          </w:p>
          <w:p w14:paraId="7F2C2487">
            <w:pPr>
              <w:jc w:val="both"/>
              <w:rPr>
                <w:rFonts w:ascii="宋体" w:hAnsi="宋体" w:eastAsia="宋体" w:cs="宋体"/>
                <w:sz w:val="24"/>
                <w:szCs w:val="24"/>
              </w:rPr>
            </w:pPr>
          </w:p>
          <w:p w14:paraId="10D851B9">
            <w:pPr>
              <w:bidi w:val="0"/>
            </w:pPr>
          </w:p>
          <w:p w14:paraId="5E4B1D67">
            <w:pPr>
              <w:bidi w:val="0"/>
            </w:pPr>
            <w:r>
              <w:t>系统开发与集成调试</w:t>
            </w:r>
          </w:p>
          <w:p w14:paraId="30A81186">
            <w:pPr>
              <w:jc w:val="center"/>
            </w:pPr>
          </w:p>
          <w:p w14:paraId="059BA776">
            <w:pPr>
              <w:jc w:val="both"/>
            </w:pPr>
          </w:p>
          <w:p w14:paraId="41AA075B">
            <w:pPr>
              <w:jc w:val="both"/>
            </w:pPr>
          </w:p>
          <w:p w14:paraId="73E83DCE">
            <w:pPr>
              <w:jc w:val="center"/>
            </w:pPr>
          </w:p>
          <w:p w14:paraId="52538125">
            <w:pPr>
              <w:jc w:val="center"/>
            </w:pPr>
          </w:p>
          <w:p w14:paraId="794D741C">
            <w:pPr>
              <w:jc w:val="center"/>
              <w:rPr>
                <w:color w:val="000000"/>
                <w:sz w:val="24"/>
              </w:rPr>
            </w:pPr>
            <w:r>
              <w:t>整理及分析实验数据，撰写论文，答辩</w:t>
            </w:r>
          </w:p>
        </w:tc>
        <w:tc>
          <w:tcPr>
            <w:tcW w:w="1985" w:type="dxa"/>
            <w:noWrap w:val="0"/>
            <w:vAlign w:val="top"/>
          </w:tcPr>
          <w:p w14:paraId="42D63FBB">
            <w:pPr>
              <w:jc w:val="center"/>
              <w:rPr>
                <w:rFonts w:hint="eastAsia" w:eastAsia="宋体"/>
                <w:lang w:val="en-US" w:eastAsia="zh-CN"/>
              </w:rPr>
            </w:pPr>
            <w:r>
              <w:t>202</w:t>
            </w:r>
            <w:r>
              <w:rPr>
                <w:rFonts w:hint="eastAsia"/>
                <w:lang w:val="en-US" w:eastAsia="zh-CN"/>
              </w:rPr>
              <w:t>5</w:t>
            </w:r>
            <w:r>
              <w:t>.12-202</w:t>
            </w:r>
            <w:r>
              <w:rPr>
                <w:rFonts w:hint="eastAsia"/>
                <w:lang w:val="en-US" w:eastAsia="zh-CN"/>
              </w:rPr>
              <w:t>6</w:t>
            </w:r>
            <w:r>
              <w:t>.</w:t>
            </w:r>
            <w:r>
              <w:rPr>
                <w:rFonts w:hint="eastAsia"/>
                <w:lang w:val="en-US" w:eastAsia="zh-CN"/>
              </w:rPr>
              <w:t>03</w:t>
            </w:r>
          </w:p>
          <w:p w14:paraId="6B759547">
            <w:pPr>
              <w:jc w:val="center"/>
              <w:rPr>
                <w:rFonts w:eastAsia="楷体_GB2312"/>
                <w:color w:val="000000"/>
                <w:sz w:val="24"/>
              </w:rPr>
            </w:pPr>
          </w:p>
          <w:p w14:paraId="5545975B">
            <w:pPr>
              <w:jc w:val="center"/>
              <w:rPr>
                <w:rFonts w:eastAsia="楷体_GB2312"/>
                <w:color w:val="000000"/>
                <w:sz w:val="24"/>
              </w:rPr>
            </w:pPr>
          </w:p>
          <w:p w14:paraId="5A4A27AC">
            <w:pPr>
              <w:jc w:val="center"/>
            </w:pPr>
          </w:p>
          <w:p w14:paraId="0D74FB9E">
            <w:pPr>
              <w:jc w:val="both"/>
            </w:pPr>
          </w:p>
          <w:p w14:paraId="6E566EC4">
            <w:pPr>
              <w:jc w:val="center"/>
            </w:pPr>
          </w:p>
          <w:p w14:paraId="6AC67046">
            <w:pPr>
              <w:jc w:val="center"/>
              <w:rPr>
                <w:rFonts w:hint="eastAsia" w:eastAsia="宋体"/>
                <w:lang w:val="en-US" w:eastAsia="zh-CN"/>
              </w:rPr>
            </w:pPr>
            <w:r>
              <w:t>202</w:t>
            </w:r>
            <w:r>
              <w:rPr>
                <w:rFonts w:hint="eastAsia"/>
                <w:lang w:val="en-US" w:eastAsia="zh-CN"/>
              </w:rPr>
              <w:t>6</w:t>
            </w:r>
            <w:r>
              <w:t>.0</w:t>
            </w:r>
            <w:r>
              <w:rPr>
                <w:rFonts w:hint="eastAsia"/>
                <w:lang w:val="en-US" w:eastAsia="zh-CN"/>
              </w:rPr>
              <w:t>1</w:t>
            </w:r>
            <w:r>
              <w:t>-202</w:t>
            </w:r>
            <w:r>
              <w:rPr>
                <w:rFonts w:hint="eastAsia"/>
                <w:lang w:val="en-US" w:eastAsia="zh-CN"/>
              </w:rPr>
              <w:t>6</w:t>
            </w:r>
            <w:r>
              <w:t>.0</w:t>
            </w:r>
            <w:r>
              <w:rPr>
                <w:rFonts w:hint="eastAsia"/>
                <w:lang w:val="en-US" w:eastAsia="zh-CN"/>
              </w:rPr>
              <w:t>5</w:t>
            </w:r>
          </w:p>
          <w:p w14:paraId="152E2F86">
            <w:pPr>
              <w:jc w:val="center"/>
              <w:rPr>
                <w:rFonts w:eastAsia="楷体_GB2312"/>
                <w:color w:val="000000"/>
                <w:sz w:val="24"/>
              </w:rPr>
            </w:pPr>
          </w:p>
          <w:p w14:paraId="27E2FCA3">
            <w:pPr>
              <w:jc w:val="center"/>
              <w:rPr>
                <w:rFonts w:eastAsia="楷体_GB2312"/>
                <w:color w:val="000000"/>
                <w:sz w:val="24"/>
              </w:rPr>
            </w:pPr>
          </w:p>
          <w:p w14:paraId="157B64A8">
            <w:pPr>
              <w:jc w:val="center"/>
              <w:rPr>
                <w:rFonts w:eastAsia="楷体_GB2312"/>
                <w:color w:val="000000"/>
                <w:sz w:val="24"/>
              </w:rPr>
            </w:pPr>
          </w:p>
          <w:p w14:paraId="08AB357A">
            <w:pPr>
              <w:jc w:val="both"/>
            </w:pPr>
          </w:p>
          <w:p w14:paraId="3FAF3029">
            <w:pPr>
              <w:jc w:val="center"/>
            </w:pPr>
          </w:p>
          <w:p w14:paraId="59BFAD6C">
            <w:pPr>
              <w:jc w:val="center"/>
              <w:rPr>
                <w:rFonts w:hint="eastAsia" w:eastAsia="宋体"/>
                <w:lang w:val="en-US" w:eastAsia="zh-CN"/>
              </w:rPr>
            </w:pPr>
            <w:r>
              <w:t>202</w:t>
            </w:r>
            <w:r>
              <w:rPr>
                <w:rFonts w:hint="eastAsia"/>
                <w:lang w:val="en-US" w:eastAsia="zh-CN"/>
              </w:rPr>
              <w:t>6</w:t>
            </w:r>
            <w:r>
              <w:t>.0</w:t>
            </w:r>
            <w:r>
              <w:rPr>
                <w:rFonts w:hint="eastAsia"/>
                <w:lang w:val="en-US" w:eastAsia="zh-CN"/>
              </w:rPr>
              <w:t>6</w:t>
            </w:r>
            <w:r>
              <w:t>-202</w:t>
            </w:r>
            <w:r>
              <w:rPr>
                <w:rFonts w:hint="eastAsia"/>
                <w:lang w:val="en-US" w:eastAsia="zh-CN"/>
              </w:rPr>
              <w:t>6</w:t>
            </w:r>
            <w:r>
              <w:t>.1</w:t>
            </w:r>
            <w:r>
              <w:rPr>
                <w:rFonts w:hint="eastAsia"/>
                <w:lang w:val="en-US" w:eastAsia="zh-CN"/>
              </w:rPr>
              <w:t>1</w:t>
            </w:r>
          </w:p>
          <w:p w14:paraId="50155D60">
            <w:pPr>
              <w:jc w:val="center"/>
              <w:rPr>
                <w:rFonts w:eastAsia="楷体_GB2312"/>
                <w:color w:val="000000"/>
                <w:sz w:val="24"/>
              </w:rPr>
            </w:pPr>
          </w:p>
          <w:p w14:paraId="4D03549B">
            <w:pPr>
              <w:jc w:val="center"/>
              <w:rPr>
                <w:rFonts w:eastAsia="楷体_GB2312"/>
                <w:color w:val="000000"/>
                <w:sz w:val="24"/>
              </w:rPr>
            </w:pPr>
          </w:p>
          <w:p w14:paraId="4A9CD4C1">
            <w:pPr>
              <w:jc w:val="both"/>
            </w:pPr>
          </w:p>
          <w:p w14:paraId="38C423E3">
            <w:pPr>
              <w:jc w:val="center"/>
            </w:pPr>
          </w:p>
          <w:p w14:paraId="45DBFC3F">
            <w:pPr>
              <w:jc w:val="center"/>
            </w:pPr>
          </w:p>
          <w:p w14:paraId="3DF2CC6B">
            <w:pPr>
              <w:jc w:val="center"/>
              <w:rPr>
                <w:rFonts w:eastAsia="楷体_GB2312"/>
                <w:color w:val="000000"/>
                <w:sz w:val="24"/>
              </w:rPr>
            </w:pPr>
            <w:r>
              <w:t>202</w:t>
            </w:r>
            <w:r>
              <w:rPr>
                <w:rFonts w:hint="eastAsia"/>
                <w:lang w:val="en-US" w:eastAsia="zh-CN"/>
              </w:rPr>
              <w:t>6</w:t>
            </w:r>
            <w:r>
              <w:t>.11-202</w:t>
            </w:r>
            <w:r>
              <w:rPr>
                <w:rFonts w:hint="eastAsia"/>
                <w:lang w:val="en-US" w:eastAsia="zh-CN"/>
              </w:rPr>
              <w:t>7</w:t>
            </w:r>
            <w:r>
              <w:t>.06</w:t>
            </w:r>
          </w:p>
        </w:tc>
        <w:tc>
          <w:tcPr>
            <w:tcW w:w="4512" w:type="dxa"/>
            <w:noWrap w:val="0"/>
            <w:vAlign w:val="top"/>
          </w:tcPr>
          <w:p w14:paraId="18DE826C">
            <w:pPr>
              <w:bidi w:val="0"/>
            </w:pPr>
            <w:r>
              <w:t>完成国内外关于矿井通风、大语言模型及多模态技术的文献调研</w:t>
            </w:r>
            <w:r>
              <w:rPr>
                <w:rFonts w:hint="eastAsia"/>
                <w:lang w:eastAsia="zh-CN"/>
              </w:rPr>
              <w:t>，</w:t>
            </w:r>
            <w:r>
              <w:t>确定基于RAG与Qwen2.5-VL的技术路线，完成开题报告。搭建高性能计算环境，完成Django+Vue3基础开发框架的搭建。</w:t>
            </w:r>
          </w:p>
          <w:p w14:paraId="4F353C8D">
            <w:pPr>
              <w:bidi w:val="0"/>
              <w:rPr>
                <w:rFonts w:hint="eastAsia"/>
                <w:lang w:eastAsia="zh-CN"/>
              </w:rPr>
            </w:pPr>
          </w:p>
          <w:p w14:paraId="05579DE4">
            <w:pPr>
              <w:bidi w:val="0"/>
            </w:pPr>
            <w:r>
              <w:t>完成2025版《煤矿安全规程》的数字化解析，构建FAISS向量知识库，实现法规的精准检索。完成Qwen2.5-VL多模态大模型的本地量化部署与提示词工程优化。实现多模态数据（</w:t>
            </w:r>
            <w:r>
              <w:rPr>
                <w:rFonts w:hint="eastAsia"/>
                <w:lang w:val="en-US" w:eastAsia="zh-CN"/>
              </w:rPr>
              <w:t>实图</w:t>
            </w:r>
            <w:r>
              <w:t>+传感器）的时空对齐与预处理算法。</w:t>
            </w:r>
          </w:p>
          <w:p w14:paraId="548F46C4">
            <w:pPr>
              <w:bidi w:val="0"/>
            </w:pPr>
          </w:p>
          <w:p w14:paraId="2D3FF6F0">
            <w:pPr>
              <w:bidi w:val="0"/>
              <w:rPr>
                <w:rFonts w:hint="default"/>
                <w:lang w:val="en-US" w:eastAsia="zh-CN"/>
              </w:rPr>
            </w:pPr>
            <w:r>
              <w:t>完成矿井通风隐患智能辨识系统的后端业务逻辑开发。完成前端可视化界面开发，实现隐患报警与法规溯源展示。在</w:t>
            </w:r>
            <w:r>
              <w:rPr>
                <w:rFonts w:hint="eastAsia"/>
                <w:lang w:val="en-US" w:eastAsia="zh-CN"/>
              </w:rPr>
              <w:t>通风网络</w:t>
            </w:r>
            <w:r>
              <w:t>实验平台上模拟循环风、微风等典型隐患场景，收集测试数据</w:t>
            </w:r>
            <w:r>
              <w:rPr>
                <w:rFonts w:hint="eastAsia"/>
                <w:lang w:eastAsia="zh-CN"/>
              </w:rPr>
              <w:t>，</w:t>
            </w:r>
            <w:r>
              <w:rPr>
                <w:rFonts w:hint="eastAsia"/>
                <w:lang w:val="en-US" w:eastAsia="zh-CN"/>
              </w:rPr>
              <w:t>进行实验。</w:t>
            </w:r>
          </w:p>
          <w:p w14:paraId="7CC70C13">
            <w:pPr>
              <w:bidi w:val="0"/>
            </w:pPr>
          </w:p>
          <w:p w14:paraId="23A32452">
            <w:pPr>
              <w:bidi w:val="0"/>
              <w:rPr>
                <w:rFonts w:eastAsia="楷体_GB2312"/>
                <w:color w:val="000000"/>
              </w:rPr>
            </w:pPr>
            <w:r>
              <w:t>评估系统的准确率、召回率及响应时间，对比传统模型进行消融实验。整理实验数据，撰写硕士学位论文，完成论文查重、盲审及答辩。</w:t>
            </w:r>
          </w:p>
        </w:tc>
      </w:tr>
    </w:tbl>
    <w:p w14:paraId="1345660F"/>
    <w:p w14:paraId="74255AC8"/>
    <w:p w14:paraId="0171A194">
      <w:pPr>
        <w:jc w:val="center"/>
      </w:pPr>
      <w:r>
        <w:rPr>
          <w:rFonts w:eastAsia="黑体"/>
          <w:bCs/>
          <w:color w:val="000000"/>
          <w:sz w:val="32"/>
        </w:rPr>
        <w:t>研究生学位论文选题与开题评审纪要</w:t>
      </w:r>
    </w:p>
    <w:tbl>
      <w:tblPr>
        <w:tblStyle w:val="12"/>
        <w:tblW w:w="8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952"/>
        <w:gridCol w:w="1842"/>
        <w:gridCol w:w="1701"/>
        <w:gridCol w:w="2636"/>
      </w:tblGrid>
      <w:tr w14:paraId="60AF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jc w:val="center"/>
        </w:trPr>
        <w:tc>
          <w:tcPr>
            <w:tcW w:w="8902" w:type="dxa"/>
            <w:gridSpan w:val="5"/>
            <w:vAlign w:val="center"/>
          </w:tcPr>
          <w:p w14:paraId="108BDD27">
            <w:pPr>
              <w:jc w:val="center"/>
              <w:rPr>
                <w:b/>
                <w:bCs/>
                <w:color w:val="000000"/>
                <w:sz w:val="24"/>
              </w:rPr>
            </w:pPr>
            <w:r>
              <w:rPr>
                <w:rFonts w:hint="eastAsia"/>
                <w:b/>
                <w:bCs/>
                <w:color w:val="000000"/>
                <w:sz w:val="24"/>
              </w:rPr>
              <w:t>评审专家组</w:t>
            </w:r>
          </w:p>
        </w:tc>
      </w:tr>
      <w:tr w14:paraId="741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5" w:hRule="atLeast"/>
          <w:jc w:val="center"/>
        </w:trPr>
        <w:tc>
          <w:tcPr>
            <w:tcW w:w="771" w:type="dxa"/>
            <w:vAlign w:val="center"/>
          </w:tcPr>
          <w:p w14:paraId="539A79D4">
            <w:pPr>
              <w:jc w:val="center"/>
              <w:rPr>
                <w:color w:val="000000"/>
              </w:rPr>
            </w:pPr>
            <w:r>
              <w:rPr>
                <w:rFonts w:hint="eastAsia"/>
                <w:color w:val="000000"/>
              </w:rPr>
              <w:t>成员</w:t>
            </w:r>
          </w:p>
        </w:tc>
        <w:tc>
          <w:tcPr>
            <w:tcW w:w="1952" w:type="dxa"/>
            <w:vAlign w:val="center"/>
          </w:tcPr>
          <w:p w14:paraId="6840A60F">
            <w:pPr>
              <w:jc w:val="center"/>
              <w:rPr>
                <w:color w:val="000000"/>
                <w:sz w:val="24"/>
              </w:rPr>
            </w:pPr>
            <w:r>
              <w:rPr>
                <w:rFonts w:hint="eastAsia"/>
                <w:color w:val="000000"/>
                <w:sz w:val="24"/>
              </w:rPr>
              <w:t>姓      名</w:t>
            </w:r>
          </w:p>
        </w:tc>
        <w:tc>
          <w:tcPr>
            <w:tcW w:w="1842" w:type="dxa"/>
            <w:vAlign w:val="center"/>
          </w:tcPr>
          <w:p w14:paraId="132F8ACF">
            <w:pPr>
              <w:jc w:val="center"/>
              <w:rPr>
                <w:color w:val="000000"/>
                <w:sz w:val="24"/>
              </w:rPr>
            </w:pPr>
            <w:r>
              <w:rPr>
                <w:rFonts w:hint="eastAsia"/>
                <w:color w:val="000000"/>
                <w:sz w:val="24"/>
              </w:rPr>
              <w:t>职     称</w:t>
            </w:r>
          </w:p>
        </w:tc>
        <w:tc>
          <w:tcPr>
            <w:tcW w:w="1701" w:type="dxa"/>
            <w:vAlign w:val="center"/>
          </w:tcPr>
          <w:p w14:paraId="21ECD642">
            <w:pPr>
              <w:jc w:val="center"/>
              <w:rPr>
                <w:color w:val="000000"/>
                <w:sz w:val="24"/>
              </w:rPr>
            </w:pPr>
            <w:r>
              <w:rPr>
                <w:rFonts w:hint="eastAsia"/>
                <w:color w:val="000000"/>
                <w:sz w:val="24"/>
              </w:rPr>
              <w:t>专业</w:t>
            </w:r>
          </w:p>
        </w:tc>
        <w:tc>
          <w:tcPr>
            <w:tcW w:w="2636" w:type="dxa"/>
            <w:vAlign w:val="center"/>
          </w:tcPr>
          <w:p w14:paraId="15E45827">
            <w:pPr>
              <w:jc w:val="center"/>
              <w:rPr>
                <w:color w:val="000000"/>
                <w:sz w:val="24"/>
              </w:rPr>
            </w:pPr>
            <w:r>
              <w:rPr>
                <w:rFonts w:hint="eastAsia"/>
                <w:color w:val="000000"/>
                <w:sz w:val="24"/>
              </w:rPr>
              <w:t>单位</w:t>
            </w:r>
          </w:p>
        </w:tc>
      </w:tr>
      <w:tr w14:paraId="7EDF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jc w:val="center"/>
        </w:trPr>
        <w:tc>
          <w:tcPr>
            <w:tcW w:w="771" w:type="dxa"/>
            <w:vAlign w:val="center"/>
          </w:tcPr>
          <w:p w14:paraId="20A52D05">
            <w:pPr>
              <w:jc w:val="center"/>
              <w:rPr>
                <w:color w:val="000000"/>
              </w:rPr>
            </w:pPr>
            <w:r>
              <w:rPr>
                <w:rFonts w:hint="eastAsia"/>
                <w:color w:val="000000"/>
              </w:rPr>
              <w:t>组长</w:t>
            </w:r>
          </w:p>
        </w:tc>
        <w:tc>
          <w:tcPr>
            <w:tcW w:w="1952" w:type="dxa"/>
            <w:vAlign w:val="center"/>
          </w:tcPr>
          <w:p w14:paraId="7BBCCE3D">
            <w:pPr>
              <w:jc w:val="center"/>
              <w:rPr>
                <w:rFonts w:hint="default" w:eastAsia="宋体"/>
                <w:color w:val="000000"/>
                <w:sz w:val="24"/>
                <w:lang w:val="en-US" w:eastAsia="zh-CN"/>
              </w:rPr>
            </w:pPr>
            <w:r>
              <w:rPr>
                <w:rFonts w:hint="eastAsia"/>
                <w:color w:val="000000"/>
                <w:sz w:val="24"/>
                <w:lang w:val="en-US" w:eastAsia="zh-CN"/>
              </w:rPr>
              <w:t>马恒</w:t>
            </w:r>
          </w:p>
        </w:tc>
        <w:tc>
          <w:tcPr>
            <w:tcW w:w="1842" w:type="dxa"/>
            <w:vAlign w:val="center"/>
          </w:tcPr>
          <w:p w14:paraId="1540E78F">
            <w:pPr>
              <w:jc w:val="center"/>
              <w:rPr>
                <w:color w:val="000000"/>
                <w:sz w:val="24"/>
              </w:rPr>
            </w:pPr>
            <w:r>
              <w:rPr>
                <w:rFonts w:hint="eastAsia"/>
                <w:color w:val="000000"/>
                <w:sz w:val="24"/>
              </w:rPr>
              <w:t>教授</w:t>
            </w:r>
          </w:p>
        </w:tc>
        <w:tc>
          <w:tcPr>
            <w:tcW w:w="1701" w:type="dxa"/>
            <w:vAlign w:val="center"/>
          </w:tcPr>
          <w:p w14:paraId="760013EA">
            <w:pPr>
              <w:jc w:val="center"/>
              <w:rPr>
                <w:color w:val="000000"/>
                <w:sz w:val="24"/>
              </w:rPr>
            </w:pPr>
            <w:r>
              <w:rPr>
                <w:rFonts w:hint="eastAsia"/>
                <w:color w:val="000000"/>
                <w:sz w:val="24"/>
              </w:rPr>
              <w:t>安全工程</w:t>
            </w:r>
          </w:p>
        </w:tc>
        <w:tc>
          <w:tcPr>
            <w:tcW w:w="2636" w:type="dxa"/>
            <w:vAlign w:val="center"/>
          </w:tcPr>
          <w:p w14:paraId="7C08F655">
            <w:pPr>
              <w:jc w:val="center"/>
              <w:rPr>
                <w:color w:val="000000"/>
                <w:sz w:val="24"/>
              </w:rPr>
            </w:pPr>
            <w:r>
              <w:rPr>
                <w:rFonts w:hint="eastAsia"/>
                <w:color w:val="000000"/>
                <w:sz w:val="24"/>
              </w:rPr>
              <w:t>辽宁工程技术大学</w:t>
            </w:r>
          </w:p>
        </w:tc>
      </w:tr>
      <w:tr w14:paraId="56BC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2" w:hRule="atLeast"/>
          <w:jc w:val="center"/>
        </w:trPr>
        <w:tc>
          <w:tcPr>
            <w:tcW w:w="771" w:type="dxa"/>
            <w:vMerge w:val="restart"/>
            <w:vAlign w:val="center"/>
          </w:tcPr>
          <w:p w14:paraId="518EB5D2">
            <w:pPr>
              <w:jc w:val="center"/>
              <w:rPr>
                <w:color w:val="000000"/>
              </w:rPr>
            </w:pPr>
          </w:p>
          <w:p w14:paraId="6AE2234F">
            <w:pPr>
              <w:jc w:val="center"/>
              <w:rPr>
                <w:color w:val="000000"/>
              </w:rPr>
            </w:pPr>
            <w:r>
              <w:rPr>
                <w:rFonts w:hint="eastAsia"/>
                <w:color w:val="000000"/>
              </w:rPr>
              <w:t>评审专家</w:t>
            </w:r>
          </w:p>
        </w:tc>
        <w:tc>
          <w:tcPr>
            <w:tcW w:w="1952" w:type="dxa"/>
            <w:vAlign w:val="center"/>
          </w:tcPr>
          <w:p w14:paraId="00718EBB">
            <w:pPr>
              <w:jc w:val="center"/>
              <w:rPr>
                <w:rFonts w:hint="eastAsia" w:eastAsia="宋体"/>
                <w:color w:val="000000"/>
                <w:sz w:val="24"/>
                <w:lang w:val="en-US" w:eastAsia="zh-CN"/>
              </w:rPr>
            </w:pPr>
            <w:r>
              <w:rPr>
                <w:rFonts w:hint="eastAsia"/>
                <w:color w:val="000000"/>
                <w:sz w:val="24"/>
                <w:lang w:val="en-US" w:eastAsia="zh-CN"/>
              </w:rPr>
              <w:t>刘剑</w:t>
            </w:r>
          </w:p>
        </w:tc>
        <w:tc>
          <w:tcPr>
            <w:tcW w:w="1842" w:type="dxa"/>
            <w:vAlign w:val="center"/>
          </w:tcPr>
          <w:p w14:paraId="1F7D4752">
            <w:pPr>
              <w:jc w:val="center"/>
              <w:rPr>
                <w:color w:val="000000"/>
                <w:sz w:val="24"/>
              </w:rPr>
            </w:pPr>
            <w:r>
              <w:rPr>
                <w:rFonts w:hint="eastAsia"/>
                <w:color w:val="000000"/>
                <w:sz w:val="24"/>
              </w:rPr>
              <w:t>教授</w:t>
            </w:r>
          </w:p>
        </w:tc>
        <w:tc>
          <w:tcPr>
            <w:tcW w:w="1701" w:type="dxa"/>
            <w:vAlign w:val="center"/>
          </w:tcPr>
          <w:p w14:paraId="2425CEC9">
            <w:pPr>
              <w:jc w:val="center"/>
              <w:rPr>
                <w:color w:val="000000"/>
                <w:sz w:val="24"/>
              </w:rPr>
            </w:pPr>
            <w:r>
              <w:rPr>
                <w:rFonts w:hint="eastAsia"/>
                <w:color w:val="000000"/>
                <w:sz w:val="24"/>
              </w:rPr>
              <w:t>安全工程</w:t>
            </w:r>
          </w:p>
        </w:tc>
        <w:tc>
          <w:tcPr>
            <w:tcW w:w="2636" w:type="dxa"/>
            <w:vAlign w:val="center"/>
          </w:tcPr>
          <w:p w14:paraId="597ACAA0">
            <w:pPr>
              <w:jc w:val="center"/>
              <w:rPr>
                <w:color w:val="000000"/>
                <w:sz w:val="24"/>
              </w:rPr>
            </w:pPr>
            <w:r>
              <w:rPr>
                <w:rFonts w:hint="eastAsia"/>
                <w:color w:val="000000"/>
                <w:sz w:val="24"/>
              </w:rPr>
              <w:t>辽宁工程技术大学</w:t>
            </w:r>
          </w:p>
        </w:tc>
      </w:tr>
      <w:tr w14:paraId="4BB0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0" w:hRule="atLeast"/>
          <w:jc w:val="center"/>
        </w:trPr>
        <w:tc>
          <w:tcPr>
            <w:tcW w:w="771" w:type="dxa"/>
            <w:vMerge w:val="continue"/>
            <w:vAlign w:val="center"/>
          </w:tcPr>
          <w:p w14:paraId="0D9304C0">
            <w:pPr>
              <w:jc w:val="center"/>
              <w:rPr>
                <w:color w:val="000000"/>
              </w:rPr>
            </w:pPr>
          </w:p>
        </w:tc>
        <w:tc>
          <w:tcPr>
            <w:tcW w:w="1952" w:type="dxa"/>
            <w:vAlign w:val="center"/>
          </w:tcPr>
          <w:p w14:paraId="5C2A0281">
            <w:pPr>
              <w:jc w:val="center"/>
              <w:rPr>
                <w:rFonts w:hint="eastAsia" w:eastAsia="宋体"/>
                <w:color w:val="000000"/>
                <w:sz w:val="24"/>
                <w:lang w:val="en-US" w:eastAsia="zh-CN"/>
              </w:rPr>
            </w:pPr>
            <w:r>
              <w:rPr>
                <w:rFonts w:hint="eastAsia"/>
                <w:color w:val="000000"/>
                <w:sz w:val="24"/>
                <w:lang w:val="en-US" w:eastAsia="zh-CN"/>
              </w:rPr>
              <w:t>高科</w:t>
            </w:r>
          </w:p>
        </w:tc>
        <w:tc>
          <w:tcPr>
            <w:tcW w:w="1842" w:type="dxa"/>
            <w:vAlign w:val="center"/>
          </w:tcPr>
          <w:p w14:paraId="52AEF703">
            <w:pPr>
              <w:jc w:val="center"/>
              <w:rPr>
                <w:color w:val="000000"/>
                <w:sz w:val="24"/>
              </w:rPr>
            </w:pPr>
            <w:r>
              <w:rPr>
                <w:rFonts w:hint="eastAsia"/>
                <w:color w:val="000000"/>
                <w:sz w:val="24"/>
              </w:rPr>
              <w:t>教授</w:t>
            </w:r>
          </w:p>
        </w:tc>
        <w:tc>
          <w:tcPr>
            <w:tcW w:w="1701" w:type="dxa"/>
            <w:vAlign w:val="center"/>
          </w:tcPr>
          <w:p w14:paraId="1D471A5D">
            <w:pPr>
              <w:jc w:val="center"/>
              <w:rPr>
                <w:color w:val="000000"/>
                <w:sz w:val="24"/>
              </w:rPr>
            </w:pPr>
            <w:r>
              <w:rPr>
                <w:rFonts w:hint="eastAsia"/>
                <w:color w:val="000000"/>
                <w:sz w:val="24"/>
              </w:rPr>
              <w:t>安全工程</w:t>
            </w:r>
          </w:p>
        </w:tc>
        <w:tc>
          <w:tcPr>
            <w:tcW w:w="2636" w:type="dxa"/>
            <w:vAlign w:val="center"/>
          </w:tcPr>
          <w:p w14:paraId="4BCB2751">
            <w:pPr>
              <w:jc w:val="center"/>
              <w:rPr>
                <w:color w:val="000000"/>
                <w:sz w:val="24"/>
              </w:rPr>
            </w:pPr>
            <w:r>
              <w:rPr>
                <w:rFonts w:hint="eastAsia"/>
                <w:color w:val="000000"/>
                <w:sz w:val="24"/>
              </w:rPr>
              <w:t>辽宁工程技术大学</w:t>
            </w:r>
          </w:p>
        </w:tc>
      </w:tr>
      <w:tr w14:paraId="436A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771" w:type="dxa"/>
            <w:vMerge w:val="continue"/>
            <w:vAlign w:val="center"/>
          </w:tcPr>
          <w:p w14:paraId="43416521">
            <w:pPr>
              <w:jc w:val="center"/>
              <w:rPr>
                <w:color w:val="000000"/>
              </w:rPr>
            </w:pPr>
          </w:p>
        </w:tc>
        <w:tc>
          <w:tcPr>
            <w:tcW w:w="1952" w:type="dxa"/>
            <w:vAlign w:val="center"/>
          </w:tcPr>
          <w:p w14:paraId="3ED17EC7">
            <w:pPr>
              <w:jc w:val="center"/>
              <w:rPr>
                <w:rFonts w:hint="default" w:eastAsia="宋体"/>
                <w:color w:val="000000"/>
                <w:sz w:val="24"/>
                <w:lang w:val="en-US" w:eastAsia="zh-CN"/>
              </w:rPr>
            </w:pPr>
            <w:r>
              <w:rPr>
                <w:rFonts w:hint="eastAsia"/>
                <w:color w:val="000000"/>
                <w:sz w:val="24"/>
                <w:lang w:val="en-US" w:eastAsia="zh-CN"/>
              </w:rPr>
              <w:t>倪景峰</w:t>
            </w:r>
          </w:p>
        </w:tc>
        <w:tc>
          <w:tcPr>
            <w:tcW w:w="1842" w:type="dxa"/>
            <w:vAlign w:val="center"/>
          </w:tcPr>
          <w:p w14:paraId="05F95F54">
            <w:pPr>
              <w:jc w:val="center"/>
              <w:rPr>
                <w:rFonts w:hint="eastAsia" w:eastAsia="宋体"/>
                <w:color w:val="000000"/>
                <w:sz w:val="24"/>
                <w:lang w:val="en-US" w:eastAsia="zh-CN"/>
              </w:rPr>
            </w:pPr>
            <w:r>
              <w:rPr>
                <w:rFonts w:hint="eastAsia"/>
                <w:color w:val="000000"/>
                <w:sz w:val="24"/>
                <w:lang w:val="en-US" w:eastAsia="zh-CN"/>
              </w:rPr>
              <w:t>教授</w:t>
            </w:r>
          </w:p>
        </w:tc>
        <w:tc>
          <w:tcPr>
            <w:tcW w:w="1701" w:type="dxa"/>
            <w:vAlign w:val="center"/>
          </w:tcPr>
          <w:p w14:paraId="4ACAD47C">
            <w:pPr>
              <w:jc w:val="center"/>
              <w:rPr>
                <w:color w:val="000000"/>
                <w:sz w:val="24"/>
              </w:rPr>
            </w:pPr>
            <w:r>
              <w:rPr>
                <w:rFonts w:hint="eastAsia"/>
                <w:color w:val="000000"/>
                <w:sz w:val="24"/>
              </w:rPr>
              <w:t>安全工程</w:t>
            </w:r>
          </w:p>
        </w:tc>
        <w:tc>
          <w:tcPr>
            <w:tcW w:w="2636" w:type="dxa"/>
            <w:vAlign w:val="center"/>
          </w:tcPr>
          <w:p w14:paraId="62467103">
            <w:pPr>
              <w:jc w:val="center"/>
              <w:rPr>
                <w:color w:val="000000"/>
                <w:sz w:val="24"/>
              </w:rPr>
            </w:pPr>
            <w:r>
              <w:rPr>
                <w:rFonts w:hint="eastAsia"/>
                <w:color w:val="000000"/>
                <w:sz w:val="24"/>
              </w:rPr>
              <w:t>辽宁工程技术大学</w:t>
            </w:r>
          </w:p>
        </w:tc>
      </w:tr>
      <w:tr w14:paraId="1F23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atLeast"/>
          <w:jc w:val="center"/>
        </w:trPr>
        <w:tc>
          <w:tcPr>
            <w:tcW w:w="771" w:type="dxa"/>
            <w:vMerge w:val="continue"/>
            <w:vAlign w:val="center"/>
          </w:tcPr>
          <w:p w14:paraId="637300D6">
            <w:pPr>
              <w:jc w:val="center"/>
              <w:rPr>
                <w:color w:val="000000"/>
              </w:rPr>
            </w:pPr>
          </w:p>
        </w:tc>
        <w:tc>
          <w:tcPr>
            <w:tcW w:w="1952" w:type="dxa"/>
            <w:vAlign w:val="center"/>
          </w:tcPr>
          <w:p w14:paraId="4DF3FCF7">
            <w:pPr>
              <w:jc w:val="center"/>
              <w:rPr>
                <w:rFonts w:hint="default" w:eastAsia="宋体"/>
                <w:color w:val="000000"/>
                <w:sz w:val="24"/>
                <w:lang w:val="en-US" w:eastAsia="zh-CN"/>
              </w:rPr>
            </w:pPr>
            <w:r>
              <w:rPr>
                <w:rFonts w:hint="eastAsia"/>
                <w:color w:val="000000"/>
                <w:sz w:val="24"/>
                <w:lang w:val="en-US" w:eastAsia="zh-CN"/>
              </w:rPr>
              <w:t>邓立军</w:t>
            </w:r>
          </w:p>
        </w:tc>
        <w:tc>
          <w:tcPr>
            <w:tcW w:w="1842" w:type="dxa"/>
            <w:vAlign w:val="center"/>
          </w:tcPr>
          <w:p w14:paraId="243C66CD">
            <w:pPr>
              <w:jc w:val="center"/>
              <w:rPr>
                <w:rFonts w:hint="default" w:eastAsia="宋体"/>
                <w:color w:val="000000"/>
                <w:sz w:val="24"/>
                <w:lang w:val="en-US" w:eastAsia="zh-CN"/>
              </w:rPr>
            </w:pPr>
            <w:r>
              <w:rPr>
                <w:rFonts w:hint="eastAsia"/>
                <w:color w:val="000000"/>
                <w:sz w:val="24"/>
                <w:lang w:val="en-US" w:eastAsia="zh-CN"/>
              </w:rPr>
              <w:t>副教授</w:t>
            </w:r>
          </w:p>
        </w:tc>
        <w:tc>
          <w:tcPr>
            <w:tcW w:w="1701" w:type="dxa"/>
            <w:vAlign w:val="center"/>
          </w:tcPr>
          <w:p w14:paraId="3C407C7F">
            <w:pPr>
              <w:jc w:val="center"/>
              <w:rPr>
                <w:color w:val="000000"/>
                <w:sz w:val="24"/>
              </w:rPr>
            </w:pPr>
            <w:r>
              <w:rPr>
                <w:rFonts w:hint="eastAsia"/>
                <w:color w:val="000000"/>
                <w:sz w:val="24"/>
              </w:rPr>
              <w:t>安全工程</w:t>
            </w:r>
          </w:p>
        </w:tc>
        <w:tc>
          <w:tcPr>
            <w:tcW w:w="2636" w:type="dxa"/>
            <w:vAlign w:val="center"/>
          </w:tcPr>
          <w:p w14:paraId="10F4EC8E">
            <w:pPr>
              <w:jc w:val="center"/>
              <w:rPr>
                <w:color w:val="000000"/>
                <w:sz w:val="24"/>
              </w:rPr>
            </w:pPr>
            <w:r>
              <w:rPr>
                <w:rFonts w:hint="eastAsia"/>
                <w:color w:val="000000"/>
                <w:sz w:val="24"/>
              </w:rPr>
              <w:t>辽宁工程技术大学</w:t>
            </w:r>
          </w:p>
        </w:tc>
      </w:tr>
      <w:tr w14:paraId="2345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902" w:type="dxa"/>
            <w:gridSpan w:val="5"/>
            <w:vAlign w:val="center"/>
          </w:tcPr>
          <w:p w14:paraId="3A211C3E">
            <w:pPr>
              <w:jc w:val="center"/>
              <w:rPr>
                <w:b/>
                <w:bCs/>
                <w:color w:val="000000"/>
                <w:sz w:val="24"/>
              </w:rPr>
            </w:pPr>
            <w:r>
              <w:rPr>
                <w:rFonts w:hint="eastAsia"/>
                <w:b/>
                <w:bCs/>
                <w:color w:val="000000"/>
                <w:sz w:val="24"/>
              </w:rPr>
              <w:t>选题与开题评审指标</w:t>
            </w:r>
          </w:p>
        </w:tc>
      </w:tr>
      <w:tr w14:paraId="689D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771" w:type="dxa"/>
            <w:vAlign w:val="center"/>
          </w:tcPr>
          <w:p w14:paraId="325A31CA">
            <w:pPr>
              <w:jc w:val="center"/>
              <w:rPr>
                <w:color w:val="000000"/>
                <w:sz w:val="24"/>
              </w:rPr>
            </w:pPr>
            <w:r>
              <w:rPr>
                <w:rFonts w:hint="eastAsia"/>
                <w:color w:val="000000"/>
                <w:sz w:val="24"/>
              </w:rPr>
              <w:t>指标</w:t>
            </w:r>
          </w:p>
        </w:tc>
        <w:tc>
          <w:tcPr>
            <w:tcW w:w="1952" w:type="dxa"/>
            <w:vAlign w:val="center"/>
          </w:tcPr>
          <w:p w14:paraId="4934E63A">
            <w:pPr>
              <w:jc w:val="center"/>
              <w:rPr>
                <w:color w:val="000000"/>
                <w:sz w:val="24"/>
              </w:rPr>
            </w:pPr>
            <w:r>
              <w:rPr>
                <w:rFonts w:hint="eastAsia"/>
                <w:color w:val="000000"/>
                <w:sz w:val="24"/>
              </w:rPr>
              <w:t>选题</w:t>
            </w:r>
          </w:p>
        </w:tc>
        <w:tc>
          <w:tcPr>
            <w:tcW w:w="1842" w:type="dxa"/>
            <w:vAlign w:val="center"/>
          </w:tcPr>
          <w:p w14:paraId="0D7122BA">
            <w:pPr>
              <w:jc w:val="center"/>
              <w:rPr>
                <w:color w:val="000000"/>
                <w:sz w:val="24"/>
              </w:rPr>
            </w:pPr>
            <w:r>
              <w:rPr>
                <w:rFonts w:hint="eastAsia"/>
                <w:color w:val="000000"/>
                <w:sz w:val="24"/>
              </w:rPr>
              <w:t>研究方案</w:t>
            </w:r>
          </w:p>
        </w:tc>
        <w:tc>
          <w:tcPr>
            <w:tcW w:w="1701" w:type="dxa"/>
            <w:vAlign w:val="center"/>
          </w:tcPr>
          <w:p w14:paraId="484E0360">
            <w:pPr>
              <w:jc w:val="center"/>
              <w:rPr>
                <w:color w:val="000000"/>
                <w:sz w:val="24"/>
              </w:rPr>
            </w:pPr>
            <w:r>
              <w:rPr>
                <w:rFonts w:hint="eastAsia"/>
                <w:color w:val="000000"/>
                <w:sz w:val="24"/>
              </w:rPr>
              <w:t>预计的困难</w:t>
            </w:r>
          </w:p>
          <w:p w14:paraId="73E4507D">
            <w:pPr>
              <w:jc w:val="center"/>
              <w:rPr>
                <w:color w:val="000000"/>
                <w:sz w:val="24"/>
              </w:rPr>
            </w:pPr>
            <w:r>
              <w:rPr>
                <w:rFonts w:hint="eastAsia"/>
                <w:color w:val="000000"/>
                <w:sz w:val="24"/>
              </w:rPr>
              <w:t>和问题</w:t>
            </w:r>
          </w:p>
        </w:tc>
        <w:tc>
          <w:tcPr>
            <w:tcW w:w="2636" w:type="dxa"/>
            <w:vAlign w:val="center"/>
          </w:tcPr>
          <w:p w14:paraId="18F0CAB7">
            <w:pPr>
              <w:jc w:val="center"/>
              <w:rPr>
                <w:color w:val="000000"/>
                <w:sz w:val="24"/>
              </w:rPr>
            </w:pPr>
            <w:r>
              <w:rPr>
                <w:rFonts w:hint="eastAsia"/>
                <w:color w:val="000000"/>
                <w:sz w:val="24"/>
              </w:rPr>
              <w:t>预期成果和工作计划</w:t>
            </w:r>
          </w:p>
        </w:tc>
      </w:tr>
      <w:tr w14:paraId="0674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771" w:type="dxa"/>
            <w:vAlign w:val="center"/>
          </w:tcPr>
          <w:p w14:paraId="01103D55">
            <w:pPr>
              <w:jc w:val="center"/>
              <w:rPr>
                <w:color w:val="000000"/>
                <w:sz w:val="24"/>
              </w:rPr>
            </w:pPr>
            <w:r>
              <w:rPr>
                <w:rFonts w:hint="eastAsia"/>
                <w:color w:val="000000"/>
                <w:sz w:val="24"/>
              </w:rPr>
              <w:t>指标评价</w:t>
            </w:r>
          </w:p>
        </w:tc>
        <w:tc>
          <w:tcPr>
            <w:tcW w:w="1952" w:type="dxa"/>
            <w:vAlign w:val="center"/>
          </w:tcPr>
          <w:p w14:paraId="670D851F">
            <w:pPr>
              <w:spacing w:line="0" w:lineRule="atLeast"/>
              <w:rPr>
                <w:color w:val="000000"/>
                <w:sz w:val="24"/>
              </w:rPr>
            </w:pPr>
            <w:r>
              <w:rPr>
                <w:rFonts w:hint="eastAsia"/>
                <w:color w:val="000000"/>
                <w:sz w:val="24"/>
              </w:rPr>
              <w:t>选题是否合理，是否掌握与本选题有关研究方向的国内外动态。</w:t>
            </w:r>
          </w:p>
        </w:tc>
        <w:tc>
          <w:tcPr>
            <w:tcW w:w="1842" w:type="dxa"/>
            <w:vAlign w:val="center"/>
          </w:tcPr>
          <w:p w14:paraId="0CB8ECA7">
            <w:pPr>
              <w:spacing w:line="0" w:lineRule="atLeast"/>
              <w:rPr>
                <w:color w:val="000000"/>
                <w:sz w:val="24"/>
              </w:rPr>
            </w:pPr>
            <w:r>
              <w:rPr>
                <w:rFonts w:hint="eastAsia"/>
                <w:color w:val="000000"/>
                <w:sz w:val="24"/>
              </w:rPr>
              <w:t>研究内容是否合理；研究方法、技术路线和实验是否可行。</w:t>
            </w:r>
          </w:p>
        </w:tc>
        <w:tc>
          <w:tcPr>
            <w:tcW w:w="1701" w:type="dxa"/>
            <w:vAlign w:val="center"/>
          </w:tcPr>
          <w:p w14:paraId="2D5B814F">
            <w:pPr>
              <w:rPr>
                <w:color w:val="000000"/>
                <w:sz w:val="24"/>
              </w:rPr>
            </w:pPr>
            <w:r>
              <w:rPr>
                <w:rFonts w:hint="eastAsia"/>
                <w:color w:val="000000"/>
                <w:sz w:val="24"/>
              </w:rPr>
              <w:t>预计的困难和问题是否是关键问题，是否能够解决。</w:t>
            </w:r>
          </w:p>
        </w:tc>
        <w:tc>
          <w:tcPr>
            <w:tcW w:w="2636" w:type="dxa"/>
            <w:vAlign w:val="center"/>
          </w:tcPr>
          <w:p w14:paraId="2A7C87D8">
            <w:pPr>
              <w:rPr>
                <w:color w:val="000000"/>
                <w:sz w:val="24"/>
              </w:rPr>
            </w:pPr>
            <w:r>
              <w:rPr>
                <w:rFonts w:hint="eastAsia"/>
                <w:color w:val="000000"/>
                <w:sz w:val="24"/>
              </w:rPr>
              <w:t>预期成果和工作计划是否合理，是否能够按期完成。</w:t>
            </w:r>
          </w:p>
        </w:tc>
      </w:tr>
      <w:tr w14:paraId="11F3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5" w:hRule="atLeast"/>
          <w:jc w:val="center"/>
        </w:trPr>
        <w:tc>
          <w:tcPr>
            <w:tcW w:w="771" w:type="dxa"/>
            <w:vAlign w:val="center"/>
          </w:tcPr>
          <w:p w14:paraId="352D2089">
            <w:pPr>
              <w:jc w:val="center"/>
              <w:rPr>
                <w:color w:val="000000"/>
                <w:sz w:val="24"/>
              </w:rPr>
            </w:pPr>
            <w:r>
              <w:rPr>
                <w:rFonts w:hint="eastAsia"/>
                <w:color w:val="000000"/>
                <w:sz w:val="24"/>
              </w:rPr>
              <w:t>评出</w:t>
            </w:r>
          </w:p>
          <w:p w14:paraId="1F45FFE3">
            <w:pPr>
              <w:jc w:val="center"/>
              <w:rPr>
                <w:color w:val="000000"/>
                <w:sz w:val="24"/>
              </w:rPr>
            </w:pPr>
            <w:r>
              <w:rPr>
                <w:rFonts w:hint="eastAsia"/>
                <w:color w:val="000000"/>
                <w:sz w:val="24"/>
              </w:rPr>
              <w:t>审的</w:t>
            </w:r>
          </w:p>
          <w:p w14:paraId="5B767251">
            <w:pPr>
              <w:jc w:val="center"/>
              <w:rPr>
                <w:color w:val="000000"/>
                <w:sz w:val="24"/>
              </w:rPr>
            </w:pPr>
            <w:r>
              <w:rPr>
                <w:rFonts w:hint="eastAsia"/>
                <w:color w:val="000000"/>
                <w:sz w:val="24"/>
              </w:rPr>
              <w:t>组问</w:t>
            </w:r>
          </w:p>
          <w:p w14:paraId="6A0C78DF">
            <w:pPr>
              <w:jc w:val="center"/>
              <w:rPr>
                <w:color w:val="000000"/>
                <w:sz w:val="24"/>
              </w:rPr>
            </w:pPr>
            <w:r>
              <w:rPr>
                <w:rFonts w:hint="eastAsia"/>
                <w:color w:val="000000"/>
                <w:sz w:val="24"/>
              </w:rPr>
              <w:t>对题</w:t>
            </w:r>
          </w:p>
          <w:p w14:paraId="7B85EEFB">
            <w:pPr>
              <w:jc w:val="center"/>
              <w:rPr>
                <w:color w:val="000000"/>
                <w:sz w:val="24"/>
              </w:rPr>
            </w:pPr>
            <w:r>
              <w:rPr>
                <w:rFonts w:hint="eastAsia"/>
                <w:color w:val="000000"/>
                <w:sz w:val="24"/>
              </w:rPr>
              <w:t>报及</w:t>
            </w:r>
          </w:p>
          <w:p w14:paraId="5C2E0992">
            <w:pPr>
              <w:jc w:val="center"/>
              <w:rPr>
                <w:color w:val="000000"/>
                <w:sz w:val="24"/>
              </w:rPr>
            </w:pPr>
            <w:r>
              <w:rPr>
                <w:rFonts w:hint="eastAsia"/>
                <w:color w:val="000000"/>
                <w:sz w:val="24"/>
              </w:rPr>
              <w:t>告意</w:t>
            </w:r>
          </w:p>
          <w:p w14:paraId="6D31FF93">
            <w:pPr>
              <w:jc w:val="center"/>
              <w:rPr>
                <w:color w:val="000000"/>
                <w:sz w:val="24"/>
              </w:rPr>
            </w:pPr>
            <w:r>
              <w:rPr>
                <w:rFonts w:hint="eastAsia"/>
                <w:color w:val="000000"/>
                <w:sz w:val="24"/>
              </w:rPr>
              <w:t>提见</w:t>
            </w:r>
          </w:p>
          <w:p w14:paraId="3226ACEE">
            <w:pPr>
              <w:jc w:val="center"/>
              <w:rPr>
                <w:color w:val="000000"/>
                <w:sz w:val="24"/>
              </w:rPr>
            </w:pPr>
          </w:p>
        </w:tc>
        <w:tc>
          <w:tcPr>
            <w:tcW w:w="8131" w:type="dxa"/>
            <w:gridSpan w:val="4"/>
            <w:vAlign w:val="center"/>
          </w:tcPr>
          <w:p w14:paraId="10C4EA20">
            <w:pPr>
              <w:ind w:firstLine="480" w:firstLineChars="200"/>
              <w:rPr>
                <w:color w:val="000000"/>
                <w:sz w:val="24"/>
              </w:rPr>
            </w:pPr>
          </w:p>
          <w:p w14:paraId="6D5681EC">
            <w:pPr>
              <w:ind w:firstLine="480" w:firstLineChars="200"/>
              <w:jc w:val="left"/>
              <w:rPr>
                <w:rFonts w:hint="default" w:eastAsia="宋体"/>
                <w:color w:val="000000"/>
                <w:sz w:val="24"/>
                <w:lang w:val="en-US" w:eastAsia="zh-CN"/>
              </w:rPr>
            </w:pPr>
            <w:r>
              <w:rPr>
                <w:rFonts w:hint="eastAsia"/>
                <w:color w:val="000000"/>
                <w:sz w:val="24"/>
                <w:lang w:val="en-US" w:eastAsia="zh-CN"/>
              </w:rPr>
              <w:t>获取矿井真实数据来源，合法使用和测试数据。</w:t>
            </w:r>
          </w:p>
          <w:p w14:paraId="2AC332B2">
            <w:pPr>
              <w:ind w:firstLine="480" w:firstLineChars="200"/>
              <w:rPr>
                <w:color w:val="000000"/>
                <w:sz w:val="24"/>
              </w:rPr>
            </w:pPr>
          </w:p>
          <w:p w14:paraId="1D7CA92A">
            <w:pPr>
              <w:ind w:firstLine="480" w:firstLineChars="200"/>
              <w:rPr>
                <w:color w:val="000000"/>
                <w:sz w:val="24"/>
              </w:rPr>
            </w:pPr>
          </w:p>
          <w:p w14:paraId="52726335">
            <w:pPr>
              <w:ind w:firstLine="480" w:firstLineChars="200"/>
              <w:rPr>
                <w:color w:val="000000"/>
                <w:sz w:val="24"/>
              </w:rPr>
            </w:pPr>
          </w:p>
          <w:p w14:paraId="0954D5E1">
            <w:pPr>
              <w:ind w:firstLine="480" w:firstLineChars="200"/>
              <w:rPr>
                <w:color w:val="000000"/>
                <w:sz w:val="24"/>
              </w:rPr>
            </w:pPr>
          </w:p>
          <w:p w14:paraId="169DC240">
            <w:pPr>
              <w:ind w:firstLine="480" w:firstLineChars="200"/>
              <w:rPr>
                <w:color w:val="000000"/>
                <w:sz w:val="24"/>
              </w:rPr>
            </w:pPr>
          </w:p>
          <w:p w14:paraId="3D31DCDA">
            <w:pPr>
              <w:ind w:firstLine="480" w:firstLineChars="200"/>
              <w:rPr>
                <w:color w:val="000000"/>
                <w:sz w:val="24"/>
              </w:rPr>
            </w:pPr>
          </w:p>
          <w:p w14:paraId="3CF27B9A">
            <w:pPr>
              <w:ind w:firstLine="480" w:firstLineChars="200"/>
              <w:rPr>
                <w:color w:val="000000"/>
                <w:sz w:val="24"/>
              </w:rPr>
            </w:pPr>
          </w:p>
          <w:p w14:paraId="3D7C85B5">
            <w:pPr>
              <w:ind w:firstLine="480" w:firstLineChars="200"/>
              <w:rPr>
                <w:color w:val="000000"/>
                <w:sz w:val="24"/>
              </w:rPr>
            </w:pPr>
          </w:p>
          <w:p w14:paraId="6D224485">
            <w:pPr>
              <w:ind w:firstLine="480" w:firstLineChars="200"/>
              <w:rPr>
                <w:color w:val="000000"/>
                <w:sz w:val="24"/>
              </w:rPr>
            </w:pPr>
          </w:p>
          <w:p w14:paraId="56ABA55D">
            <w:pPr>
              <w:ind w:firstLine="480" w:firstLineChars="200"/>
              <w:rPr>
                <w:color w:val="000000"/>
                <w:sz w:val="24"/>
              </w:rPr>
            </w:pPr>
          </w:p>
        </w:tc>
      </w:tr>
      <w:tr w14:paraId="39B8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8902" w:type="dxa"/>
            <w:gridSpan w:val="5"/>
            <w:vAlign w:val="center"/>
          </w:tcPr>
          <w:p w14:paraId="5244F004">
            <w:pPr>
              <w:jc w:val="center"/>
              <w:rPr>
                <w:color w:val="000000"/>
                <w:sz w:val="24"/>
              </w:rPr>
            </w:pPr>
            <w:r>
              <w:rPr>
                <w:rFonts w:hint="eastAsia"/>
                <w:b/>
                <w:bCs/>
                <w:color w:val="000000"/>
                <w:sz w:val="24"/>
              </w:rPr>
              <w:t>评审结果</w:t>
            </w:r>
          </w:p>
        </w:tc>
      </w:tr>
      <w:tr w14:paraId="6261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43" w:hRule="atLeast"/>
          <w:jc w:val="center"/>
        </w:trPr>
        <w:tc>
          <w:tcPr>
            <w:tcW w:w="771" w:type="dxa"/>
            <w:vAlign w:val="center"/>
          </w:tcPr>
          <w:p w14:paraId="7B23C880">
            <w:pPr>
              <w:jc w:val="center"/>
              <w:rPr>
                <w:color w:val="000000"/>
                <w:sz w:val="24"/>
              </w:rPr>
            </w:pPr>
            <w:r>
              <w:rPr>
                <w:rFonts w:hint="eastAsia"/>
                <w:color w:val="000000"/>
                <w:sz w:val="24"/>
              </w:rPr>
              <w:t>是否</w:t>
            </w:r>
          </w:p>
          <w:p w14:paraId="26CFDBF3">
            <w:pPr>
              <w:jc w:val="center"/>
              <w:rPr>
                <w:color w:val="000000"/>
                <w:sz w:val="24"/>
              </w:rPr>
            </w:pPr>
            <w:r>
              <w:rPr>
                <w:rFonts w:hint="eastAsia"/>
                <w:color w:val="000000"/>
                <w:sz w:val="24"/>
              </w:rPr>
              <w:t>通过</w:t>
            </w:r>
          </w:p>
        </w:tc>
        <w:tc>
          <w:tcPr>
            <w:tcW w:w="8131" w:type="dxa"/>
            <w:gridSpan w:val="4"/>
          </w:tcPr>
          <w:p w14:paraId="0F35C016">
            <w:pPr>
              <w:rPr>
                <w:color w:val="000000"/>
                <w:sz w:val="24"/>
              </w:rPr>
            </w:pPr>
            <w:r>
              <w:rPr>
                <w:rFonts w:hint="eastAsia"/>
                <w:color w:val="000000"/>
                <w:sz w:val="24"/>
              </w:rPr>
              <w:t xml:space="preserve">                              </w:t>
            </w:r>
          </w:p>
          <w:p w14:paraId="1C16D86C">
            <w:pPr>
              <w:rPr>
                <w:color w:val="000000"/>
                <w:sz w:val="24"/>
              </w:rPr>
            </w:pPr>
          </w:p>
          <w:p w14:paraId="33796533">
            <w:pPr>
              <w:rPr>
                <w:rFonts w:hint="eastAsia" w:eastAsia="宋体"/>
                <w:color w:val="000000"/>
                <w:sz w:val="24"/>
                <w:lang w:val="en-US" w:eastAsia="zh-CN"/>
              </w:rPr>
            </w:pPr>
          </w:p>
          <w:p w14:paraId="532C37AF">
            <w:pPr>
              <w:ind w:firstLine="2760" w:firstLineChars="1150"/>
              <w:rPr>
                <w:color w:val="000000"/>
                <w:sz w:val="24"/>
              </w:rPr>
            </w:pPr>
            <w:r>
              <w:rPr>
                <w:rFonts w:hint="eastAsia"/>
                <w:color w:val="000000"/>
                <w:sz w:val="24"/>
              </w:rPr>
              <w:t>专家组组长签字：         年     月     日</w:t>
            </w:r>
          </w:p>
        </w:tc>
      </w:tr>
      <w:tr w14:paraId="17FA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8902" w:type="dxa"/>
            <w:gridSpan w:val="5"/>
          </w:tcPr>
          <w:p w14:paraId="40280D8B">
            <w:pPr>
              <w:rPr>
                <w:color w:val="000000"/>
                <w:sz w:val="24"/>
              </w:rPr>
            </w:pPr>
            <w:r>
              <w:rPr>
                <w:rFonts w:hint="eastAsia"/>
                <w:color w:val="000000"/>
                <w:sz w:val="24"/>
              </w:rPr>
              <w:t>学位评定分委员会审批意见：</w:t>
            </w:r>
          </w:p>
          <w:p w14:paraId="5B9C5EF1">
            <w:pPr>
              <w:rPr>
                <w:color w:val="000000"/>
                <w:sz w:val="24"/>
              </w:rPr>
            </w:pPr>
          </w:p>
          <w:p w14:paraId="18F32E67">
            <w:pPr>
              <w:rPr>
                <w:color w:val="000000"/>
                <w:sz w:val="24"/>
              </w:rPr>
            </w:pPr>
          </w:p>
          <w:p w14:paraId="4447D9A5">
            <w:pPr>
              <w:rPr>
                <w:color w:val="000000"/>
                <w:sz w:val="24"/>
              </w:rPr>
            </w:pPr>
          </w:p>
          <w:p w14:paraId="13755993">
            <w:pPr>
              <w:rPr>
                <w:color w:val="000000"/>
                <w:sz w:val="24"/>
              </w:rPr>
            </w:pPr>
            <w:r>
              <w:rPr>
                <w:rFonts w:hint="eastAsia"/>
                <w:color w:val="000000"/>
                <w:sz w:val="24"/>
              </w:rPr>
              <w:t xml:space="preserve">                              签字：     </w:t>
            </w:r>
            <w:r>
              <w:rPr>
                <w:color w:val="000000"/>
                <w:sz w:val="24"/>
              </w:rPr>
              <w:t xml:space="preserve">              </w:t>
            </w:r>
            <w:r>
              <w:rPr>
                <w:rFonts w:hint="eastAsia"/>
                <w:color w:val="000000"/>
                <w:sz w:val="24"/>
              </w:rPr>
              <w:t xml:space="preserve"> 年    月    日</w:t>
            </w:r>
          </w:p>
        </w:tc>
      </w:tr>
    </w:tbl>
    <w:p w14:paraId="03580A61">
      <w:pPr>
        <w:pStyle w:val="24"/>
      </w:pPr>
    </w:p>
    <w:sectPr>
      <w:pgSz w:w="11907" w:h="16840"/>
      <w:pgMar w:top="1021" w:right="964" w:bottom="907"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roma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F7F477"/>
    <w:multiLevelType w:val="singleLevel"/>
    <w:tmpl w:val="57F7F477"/>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anzengShi">
    <w15:presenceInfo w15:providerId="WPS Office" w15:userId="36983131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766"/>
    <w:rsid w:val="00001B4B"/>
    <w:rsid w:val="000038D9"/>
    <w:rsid w:val="000105D1"/>
    <w:rsid w:val="00011154"/>
    <w:rsid w:val="00015B8B"/>
    <w:rsid w:val="0002195B"/>
    <w:rsid w:val="00021D94"/>
    <w:rsid w:val="000223C0"/>
    <w:rsid w:val="000246CE"/>
    <w:rsid w:val="00044FF3"/>
    <w:rsid w:val="00052A0F"/>
    <w:rsid w:val="000537D3"/>
    <w:rsid w:val="000541BD"/>
    <w:rsid w:val="000649B4"/>
    <w:rsid w:val="00064C68"/>
    <w:rsid w:val="00065650"/>
    <w:rsid w:val="00072B57"/>
    <w:rsid w:val="00072C79"/>
    <w:rsid w:val="00073B7A"/>
    <w:rsid w:val="00075A90"/>
    <w:rsid w:val="000773F8"/>
    <w:rsid w:val="00082F1A"/>
    <w:rsid w:val="000850A7"/>
    <w:rsid w:val="0009022C"/>
    <w:rsid w:val="000923E9"/>
    <w:rsid w:val="00095424"/>
    <w:rsid w:val="000957F2"/>
    <w:rsid w:val="0009615D"/>
    <w:rsid w:val="00096C8C"/>
    <w:rsid w:val="000A0837"/>
    <w:rsid w:val="000A1509"/>
    <w:rsid w:val="000B17BC"/>
    <w:rsid w:val="000B4D42"/>
    <w:rsid w:val="000C054F"/>
    <w:rsid w:val="000C2848"/>
    <w:rsid w:val="000C2E78"/>
    <w:rsid w:val="000C51A3"/>
    <w:rsid w:val="000C7781"/>
    <w:rsid w:val="000C79FD"/>
    <w:rsid w:val="000D1709"/>
    <w:rsid w:val="000D1D66"/>
    <w:rsid w:val="000D3BE2"/>
    <w:rsid w:val="000D70C7"/>
    <w:rsid w:val="000E00FF"/>
    <w:rsid w:val="000E15AB"/>
    <w:rsid w:val="000E75B7"/>
    <w:rsid w:val="000E7E51"/>
    <w:rsid w:val="000F26E1"/>
    <w:rsid w:val="000F2F25"/>
    <w:rsid w:val="001025DF"/>
    <w:rsid w:val="00104B91"/>
    <w:rsid w:val="00110193"/>
    <w:rsid w:val="0011320B"/>
    <w:rsid w:val="00121205"/>
    <w:rsid w:val="001214E1"/>
    <w:rsid w:val="00121F21"/>
    <w:rsid w:val="001334B9"/>
    <w:rsid w:val="001371F6"/>
    <w:rsid w:val="00143670"/>
    <w:rsid w:val="00143E1D"/>
    <w:rsid w:val="00146154"/>
    <w:rsid w:val="00152FD0"/>
    <w:rsid w:val="00157B08"/>
    <w:rsid w:val="00165290"/>
    <w:rsid w:val="001733E9"/>
    <w:rsid w:val="001767F2"/>
    <w:rsid w:val="00176C71"/>
    <w:rsid w:val="001907F8"/>
    <w:rsid w:val="00192CA7"/>
    <w:rsid w:val="001945F5"/>
    <w:rsid w:val="001A1B1A"/>
    <w:rsid w:val="001A2915"/>
    <w:rsid w:val="001A3CA8"/>
    <w:rsid w:val="001A637A"/>
    <w:rsid w:val="001A6B09"/>
    <w:rsid w:val="001B4363"/>
    <w:rsid w:val="001C49B1"/>
    <w:rsid w:val="001C6A1B"/>
    <w:rsid w:val="001C74A1"/>
    <w:rsid w:val="001D3391"/>
    <w:rsid w:val="001D5E0F"/>
    <w:rsid w:val="001E00BB"/>
    <w:rsid w:val="001E2BD2"/>
    <w:rsid w:val="001E6EED"/>
    <w:rsid w:val="00203DF8"/>
    <w:rsid w:val="002044A8"/>
    <w:rsid w:val="00207470"/>
    <w:rsid w:val="0021105F"/>
    <w:rsid w:val="0021335A"/>
    <w:rsid w:val="00221124"/>
    <w:rsid w:val="00223345"/>
    <w:rsid w:val="00223923"/>
    <w:rsid w:val="002251CD"/>
    <w:rsid w:val="00227730"/>
    <w:rsid w:val="00231EA6"/>
    <w:rsid w:val="002368D8"/>
    <w:rsid w:val="00242D9B"/>
    <w:rsid w:val="00243DA3"/>
    <w:rsid w:val="00246DF4"/>
    <w:rsid w:val="0024746D"/>
    <w:rsid w:val="00253903"/>
    <w:rsid w:val="00257383"/>
    <w:rsid w:val="00261CC7"/>
    <w:rsid w:val="00262AC7"/>
    <w:rsid w:val="00267C0F"/>
    <w:rsid w:val="0027170E"/>
    <w:rsid w:val="002744C2"/>
    <w:rsid w:val="002810E8"/>
    <w:rsid w:val="002817BD"/>
    <w:rsid w:val="002833A0"/>
    <w:rsid w:val="0029702C"/>
    <w:rsid w:val="002A66E0"/>
    <w:rsid w:val="002A6CE5"/>
    <w:rsid w:val="002B117D"/>
    <w:rsid w:val="002B3600"/>
    <w:rsid w:val="002B70BF"/>
    <w:rsid w:val="002B7557"/>
    <w:rsid w:val="002C1F6F"/>
    <w:rsid w:val="002C78C0"/>
    <w:rsid w:val="002C7FF1"/>
    <w:rsid w:val="002E09C3"/>
    <w:rsid w:val="002E22EF"/>
    <w:rsid w:val="002E3F6B"/>
    <w:rsid w:val="002F0E8B"/>
    <w:rsid w:val="002F2343"/>
    <w:rsid w:val="002F25F6"/>
    <w:rsid w:val="002F3091"/>
    <w:rsid w:val="002F34BE"/>
    <w:rsid w:val="002F60A8"/>
    <w:rsid w:val="002F7088"/>
    <w:rsid w:val="002F7EEF"/>
    <w:rsid w:val="00302F77"/>
    <w:rsid w:val="00305CF2"/>
    <w:rsid w:val="00313AF3"/>
    <w:rsid w:val="00316A44"/>
    <w:rsid w:val="00317E22"/>
    <w:rsid w:val="00324E76"/>
    <w:rsid w:val="003317F8"/>
    <w:rsid w:val="00341BE9"/>
    <w:rsid w:val="00342B1D"/>
    <w:rsid w:val="00345379"/>
    <w:rsid w:val="00346E95"/>
    <w:rsid w:val="003526FC"/>
    <w:rsid w:val="003538EB"/>
    <w:rsid w:val="00355FDA"/>
    <w:rsid w:val="00357CB5"/>
    <w:rsid w:val="003604DF"/>
    <w:rsid w:val="00361952"/>
    <w:rsid w:val="0037316B"/>
    <w:rsid w:val="003749F3"/>
    <w:rsid w:val="00375956"/>
    <w:rsid w:val="00380B34"/>
    <w:rsid w:val="00385A45"/>
    <w:rsid w:val="00385E98"/>
    <w:rsid w:val="0039049C"/>
    <w:rsid w:val="00391125"/>
    <w:rsid w:val="00391678"/>
    <w:rsid w:val="003933D0"/>
    <w:rsid w:val="00393B09"/>
    <w:rsid w:val="00397251"/>
    <w:rsid w:val="003A3B61"/>
    <w:rsid w:val="003A68F1"/>
    <w:rsid w:val="003B28C9"/>
    <w:rsid w:val="003B34F8"/>
    <w:rsid w:val="003C2C87"/>
    <w:rsid w:val="003D5A1F"/>
    <w:rsid w:val="003D63CD"/>
    <w:rsid w:val="003E2E8B"/>
    <w:rsid w:val="003E5A0C"/>
    <w:rsid w:val="003E79DA"/>
    <w:rsid w:val="003F1E99"/>
    <w:rsid w:val="00404CD3"/>
    <w:rsid w:val="00405D73"/>
    <w:rsid w:val="00414369"/>
    <w:rsid w:val="00416CE8"/>
    <w:rsid w:val="00422F50"/>
    <w:rsid w:val="00425092"/>
    <w:rsid w:val="004301B9"/>
    <w:rsid w:val="00432CF9"/>
    <w:rsid w:val="00441A7E"/>
    <w:rsid w:val="00441ED0"/>
    <w:rsid w:val="00447761"/>
    <w:rsid w:val="0045293F"/>
    <w:rsid w:val="00452B94"/>
    <w:rsid w:val="00453D74"/>
    <w:rsid w:val="00454F06"/>
    <w:rsid w:val="00460AB2"/>
    <w:rsid w:val="0046168B"/>
    <w:rsid w:val="00465E5D"/>
    <w:rsid w:val="004765FD"/>
    <w:rsid w:val="00477811"/>
    <w:rsid w:val="004870E8"/>
    <w:rsid w:val="004920C8"/>
    <w:rsid w:val="00496A2B"/>
    <w:rsid w:val="004A1F07"/>
    <w:rsid w:val="004B3E7E"/>
    <w:rsid w:val="004B3FF8"/>
    <w:rsid w:val="004B7297"/>
    <w:rsid w:val="004C37AF"/>
    <w:rsid w:val="004C3E58"/>
    <w:rsid w:val="004C7421"/>
    <w:rsid w:val="004D2D18"/>
    <w:rsid w:val="004D5E32"/>
    <w:rsid w:val="004D6E60"/>
    <w:rsid w:val="004E2C61"/>
    <w:rsid w:val="004E3AD3"/>
    <w:rsid w:val="004F22B1"/>
    <w:rsid w:val="004F5AB7"/>
    <w:rsid w:val="004F5EF2"/>
    <w:rsid w:val="00502BAE"/>
    <w:rsid w:val="005041FB"/>
    <w:rsid w:val="00504920"/>
    <w:rsid w:val="005124BC"/>
    <w:rsid w:val="00513509"/>
    <w:rsid w:val="005145CF"/>
    <w:rsid w:val="005179DE"/>
    <w:rsid w:val="00521F9D"/>
    <w:rsid w:val="00523518"/>
    <w:rsid w:val="0052592D"/>
    <w:rsid w:val="005316AE"/>
    <w:rsid w:val="00534CA2"/>
    <w:rsid w:val="005518F5"/>
    <w:rsid w:val="00555017"/>
    <w:rsid w:val="00556B2D"/>
    <w:rsid w:val="00561DC6"/>
    <w:rsid w:val="00563501"/>
    <w:rsid w:val="00574332"/>
    <w:rsid w:val="005750E4"/>
    <w:rsid w:val="00581672"/>
    <w:rsid w:val="00582CC3"/>
    <w:rsid w:val="00586BB0"/>
    <w:rsid w:val="00590FA6"/>
    <w:rsid w:val="005956C7"/>
    <w:rsid w:val="00596F8E"/>
    <w:rsid w:val="005A0157"/>
    <w:rsid w:val="005A4210"/>
    <w:rsid w:val="005A570F"/>
    <w:rsid w:val="005A776C"/>
    <w:rsid w:val="005B1180"/>
    <w:rsid w:val="005B203F"/>
    <w:rsid w:val="005B2B97"/>
    <w:rsid w:val="005B309F"/>
    <w:rsid w:val="005B7F71"/>
    <w:rsid w:val="005D7174"/>
    <w:rsid w:val="005D7976"/>
    <w:rsid w:val="005E1A05"/>
    <w:rsid w:val="005E7696"/>
    <w:rsid w:val="005F4E41"/>
    <w:rsid w:val="005F6B3A"/>
    <w:rsid w:val="00601973"/>
    <w:rsid w:val="006059A3"/>
    <w:rsid w:val="0060652A"/>
    <w:rsid w:val="0061084E"/>
    <w:rsid w:val="006125DD"/>
    <w:rsid w:val="00612C67"/>
    <w:rsid w:val="00612E40"/>
    <w:rsid w:val="006142B2"/>
    <w:rsid w:val="006147BF"/>
    <w:rsid w:val="00616232"/>
    <w:rsid w:val="006203D6"/>
    <w:rsid w:val="00621412"/>
    <w:rsid w:val="00624ED1"/>
    <w:rsid w:val="00625E19"/>
    <w:rsid w:val="006312DA"/>
    <w:rsid w:val="00633B66"/>
    <w:rsid w:val="00635D8F"/>
    <w:rsid w:val="00640873"/>
    <w:rsid w:val="00644391"/>
    <w:rsid w:val="0066434B"/>
    <w:rsid w:val="006815CE"/>
    <w:rsid w:val="00694FA1"/>
    <w:rsid w:val="006A0E1C"/>
    <w:rsid w:val="006A1FDB"/>
    <w:rsid w:val="006A6A88"/>
    <w:rsid w:val="006A7244"/>
    <w:rsid w:val="006A7D5E"/>
    <w:rsid w:val="006B04C0"/>
    <w:rsid w:val="006B0635"/>
    <w:rsid w:val="006B0AC7"/>
    <w:rsid w:val="006B202D"/>
    <w:rsid w:val="006B35A6"/>
    <w:rsid w:val="006C32A8"/>
    <w:rsid w:val="006C5A58"/>
    <w:rsid w:val="006C793F"/>
    <w:rsid w:val="006D028B"/>
    <w:rsid w:val="006D07DA"/>
    <w:rsid w:val="006D38AB"/>
    <w:rsid w:val="006D75CE"/>
    <w:rsid w:val="006E75EA"/>
    <w:rsid w:val="006F5A9C"/>
    <w:rsid w:val="00701086"/>
    <w:rsid w:val="00710A80"/>
    <w:rsid w:val="007156D0"/>
    <w:rsid w:val="00720156"/>
    <w:rsid w:val="00733FFF"/>
    <w:rsid w:val="00744796"/>
    <w:rsid w:val="00744D65"/>
    <w:rsid w:val="00745A7C"/>
    <w:rsid w:val="00747E19"/>
    <w:rsid w:val="007539C3"/>
    <w:rsid w:val="007549A0"/>
    <w:rsid w:val="00756CD0"/>
    <w:rsid w:val="00757CB8"/>
    <w:rsid w:val="00767CF1"/>
    <w:rsid w:val="0077285F"/>
    <w:rsid w:val="00772FC5"/>
    <w:rsid w:val="00773269"/>
    <w:rsid w:val="00786612"/>
    <w:rsid w:val="00786A17"/>
    <w:rsid w:val="00790984"/>
    <w:rsid w:val="007949AC"/>
    <w:rsid w:val="00794E4B"/>
    <w:rsid w:val="00794EE6"/>
    <w:rsid w:val="00794F4C"/>
    <w:rsid w:val="007952D2"/>
    <w:rsid w:val="007960B9"/>
    <w:rsid w:val="007A10CE"/>
    <w:rsid w:val="007B0471"/>
    <w:rsid w:val="007B2073"/>
    <w:rsid w:val="007B476D"/>
    <w:rsid w:val="007B4A8F"/>
    <w:rsid w:val="007C2306"/>
    <w:rsid w:val="007C316A"/>
    <w:rsid w:val="007D18DC"/>
    <w:rsid w:val="007D41BD"/>
    <w:rsid w:val="007E4F39"/>
    <w:rsid w:val="007E6DA9"/>
    <w:rsid w:val="007E7568"/>
    <w:rsid w:val="007F4C52"/>
    <w:rsid w:val="007F5508"/>
    <w:rsid w:val="007F5E36"/>
    <w:rsid w:val="007F7159"/>
    <w:rsid w:val="007F71A9"/>
    <w:rsid w:val="00801F80"/>
    <w:rsid w:val="008021E4"/>
    <w:rsid w:val="00803127"/>
    <w:rsid w:val="00804B4C"/>
    <w:rsid w:val="0080539D"/>
    <w:rsid w:val="008078BB"/>
    <w:rsid w:val="00812734"/>
    <w:rsid w:val="008157E3"/>
    <w:rsid w:val="00815944"/>
    <w:rsid w:val="008172C3"/>
    <w:rsid w:val="00821838"/>
    <w:rsid w:val="00834706"/>
    <w:rsid w:val="008442A8"/>
    <w:rsid w:val="008476E4"/>
    <w:rsid w:val="00847DA3"/>
    <w:rsid w:val="008536A0"/>
    <w:rsid w:val="008672CE"/>
    <w:rsid w:val="00867306"/>
    <w:rsid w:val="008726C7"/>
    <w:rsid w:val="00872AE5"/>
    <w:rsid w:val="00881A02"/>
    <w:rsid w:val="00881C0D"/>
    <w:rsid w:val="00883113"/>
    <w:rsid w:val="00886FD8"/>
    <w:rsid w:val="0089578A"/>
    <w:rsid w:val="008A11D3"/>
    <w:rsid w:val="008B1261"/>
    <w:rsid w:val="008B1CFD"/>
    <w:rsid w:val="008B5ADF"/>
    <w:rsid w:val="008C460F"/>
    <w:rsid w:val="008C6014"/>
    <w:rsid w:val="008C7518"/>
    <w:rsid w:val="008D1489"/>
    <w:rsid w:val="008D2CE6"/>
    <w:rsid w:val="008D31F7"/>
    <w:rsid w:val="008E2325"/>
    <w:rsid w:val="008F491C"/>
    <w:rsid w:val="008F5937"/>
    <w:rsid w:val="00910719"/>
    <w:rsid w:val="0091207E"/>
    <w:rsid w:val="00915FAB"/>
    <w:rsid w:val="00916A9D"/>
    <w:rsid w:val="00917CF9"/>
    <w:rsid w:val="00924853"/>
    <w:rsid w:val="009348A4"/>
    <w:rsid w:val="0094358E"/>
    <w:rsid w:val="00944080"/>
    <w:rsid w:val="00955E44"/>
    <w:rsid w:val="0096470A"/>
    <w:rsid w:val="00975522"/>
    <w:rsid w:val="009831B0"/>
    <w:rsid w:val="00984E0F"/>
    <w:rsid w:val="0098522B"/>
    <w:rsid w:val="00987E99"/>
    <w:rsid w:val="00991779"/>
    <w:rsid w:val="00994F8E"/>
    <w:rsid w:val="00995A66"/>
    <w:rsid w:val="009A3225"/>
    <w:rsid w:val="009A3F47"/>
    <w:rsid w:val="009A4047"/>
    <w:rsid w:val="009B0A14"/>
    <w:rsid w:val="009B5575"/>
    <w:rsid w:val="009B5670"/>
    <w:rsid w:val="009B5FF2"/>
    <w:rsid w:val="009C7989"/>
    <w:rsid w:val="009D4F29"/>
    <w:rsid w:val="009E461E"/>
    <w:rsid w:val="009E7BB0"/>
    <w:rsid w:val="009F0914"/>
    <w:rsid w:val="009F0B0E"/>
    <w:rsid w:val="009F1087"/>
    <w:rsid w:val="009F2C8E"/>
    <w:rsid w:val="009F3B26"/>
    <w:rsid w:val="009F4CDF"/>
    <w:rsid w:val="009F65A6"/>
    <w:rsid w:val="00A029B8"/>
    <w:rsid w:val="00A03FB9"/>
    <w:rsid w:val="00A0420C"/>
    <w:rsid w:val="00A042A1"/>
    <w:rsid w:val="00A05980"/>
    <w:rsid w:val="00A07657"/>
    <w:rsid w:val="00A24C4E"/>
    <w:rsid w:val="00A253B1"/>
    <w:rsid w:val="00A3042A"/>
    <w:rsid w:val="00A32F8A"/>
    <w:rsid w:val="00A409FE"/>
    <w:rsid w:val="00A43333"/>
    <w:rsid w:val="00A56F95"/>
    <w:rsid w:val="00A64DF6"/>
    <w:rsid w:val="00A663BA"/>
    <w:rsid w:val="00A81074"/>
    <w:rsid w:val="00A847FF"/>
    <w:rsid w:val="00A90203"/>
    <w:rsid w:val="00A9378E"/>
    <w:rsid w:val="00A9685D"/>
    <w:rsid w:val="00A96AAA"/>
    <w:rsid w:val="00A9749B"/>
    <w:rsid w:val="00AA1DE2"/>
    <w:rsid w:val="00AA5EA5"/>
    <w:rsid w:val="00AA6077"/>
    <w:rsid w:val="00AA6B4A"/>
    <w:rsid w:val="00AB39B0"/>
    <w:rsid w:val="00AD19DB"/>
    <w:rsid w:val="00AD1C75"/>
    <w:rsid w:val="00AD1E8C"/>
    <w:rsid w:val="00AD2672"/>
    <w:rsid w:val="00AD2F69"/>
    <w:rsid w:val="00AD3234"/>
    <w:rsid w:val="00AD4986"/>
    <w:rsid w:val="00AD4BCE"/>
    <w:rsid w:val="00AD56BA"/>
    <w:rsid w:val="00AD71C6"/>
    <w:rsid w:val="00AD7C58"/>
    <w:rsid w:val="00AE0AB1"/>
    <w:rsid w:val="00AE441F"/>
    <w:rsid w:val="00AE4F80"/>
    <w:rsid w:val="00AF6E3B"/>
    <w:rsid w:val="00AF7FFA"/>
    <w:rsid w:val="00B05670"/>
    <w:rsid w:val="00B078B1"/>
    <w:rsid w:val="00B1455E"/>
    <w:rsid w:val="00B15653"/>
    <w:rsid w:val="00B25414"/>
    <w:rsid w:val="00B35F80"/>
    <w:rsid w:val="00B3678F"/>
    <w:rsid w:val="00B3778C"/>
    <w:rsid w:val="00B40048"/>
    <w:rsid w:val="00B407BC"/>
    <w:rsid w:val="00B43FD8"/>
    <w:rsid w:val="00B53948"/>
    <w:rsid w:val="00B57A94"/>
    <w:rsid w:val="00B57C77"/>
    <w:rsid w:val="00B60CA7"/>
    <w:rsid w:val="00B60E48"/>
    <w:rsid w:val="00B62D1E"/>
    <w:rsid w:val="00B6301F"/>
    <w:rsid w:val="00B64118"/>
    <w:rsid w:val="00B818BC"/>
    <w:rsid w:val="00B86B15"/>
    <w:rsid w:val="00B9259C"/>
    <w:rsid w:val="00BA357F"/>
    <w:rsid w:val="00BB107D"/>
    <w:rsid w:val="00BB54FC"/>
    <w:rsid w:val="00BB7C2E"/>
    <w:rsid w:val="00BC6431"/>
    <w:rsid w:val="00BD2643"/>
    <w:rsid w:val="00BD4B18"/>
    <w:rsid w:val="00BD751E"/>
    <w:rsid w:val="00BE5B92"/>
    <w:rsid w:val="00BE643F"/>
    <w:rsid w:val="00BF32D6"/>
    <w:rsid w:val="00BF441F"/>
    <w:rsid w:val="00BF6412"/>
    <w:rsid w:val="00C00ED2"/>
    <w:rsid w:val="00C01053"/>
    <w:rsid w:val="00C01BF6"/>
    <w:rsid w:val="00C04FF3"/>
    <w:rsid w:val="00C06F1F"/>
    <w:rsid w:val="00C14051"/>
    <w:rsid w:val="00C16D0C"/>
    <w:rsid w:val="00C17766"/>
    <w:rsid w:val="00C21ECA"/>
    <w:rsid w:val="00C22C18"/>
    <w:rsid w:val="00C23F44"/>
    <w:rsid w:val="00C259D1"/>
    <w:rsid w:val="00C30230"/>
    <w:rsid w:val="00C32A32"/>
    <w:rsid w:val="00C33773"/>
    <w:rsid w:val="00C339EC"/>
    <w:rsid w:val="00C35DAF"/>
    <w:rsid w:val="00C35FFE"/>
    <w:rsid w:val="00C4671A"/>
    <w:rsid w:val="00C46CE2"/>
    <w:rsid w:val="00C47C74"/>
    <w:rsid w:val="00C50651"/>
    <w:rsid w:val="00C601A5"/>
    <w:rsid w:val="00C6067E"/>
    <w:rsid w:val="00C62989"/>
    <w:rsid w:val="00C644F2"/>
    <w:rsid w:val="00C6702E"/>
    <w:rsid w:val="00C67F58"/>
    <w:rsid w:val="00C8575A"/>
    <w:rsid w:val="00C85BED"/>
    <w:rsid w:val="00CA1E28"/>
    <w:rsid w:val="00CA1FBC"/>
    <w:rsid w:val="00CA381A"/>
    <w:rsid w:val="00CA4049"/>
    <w:rsid w:val="00CA4FDE"/>
    <w:rsid w:val="00CA53EA"/>
    <w:rsid w:val="00CA55E3"/>
    <w:rsid w:val="00CB2F55"/>
    <w:rsid w:val="00CB35AC"/>
    <w:rsid w:val="00CB46BE"/>
    <w:rsid w:val="00CB6C7A"/>
    <w:rsid w:val="00CC0C69"/>
    <w:rsid w:val="00CC12A2"/>
    <w:rsid w:val="00CC30FC"/>
    <w:rsid w:val="00CC41E9"/>
    <w:rsid w:val="00CD13C9"/>
    <w:rsid w:val="00CD4AC6"/>
    <w:rsid w:val="00CE0616"/>
    <w:rsid w:val="00CE0934"/>
    <w:rsid w:val="00CE2F0C"/>
    <w:rsid w:val="00CE47D1"/>
    <w:rsid w:val="00CE48D0"/>
    <w:rsid w:val="00CF107C"/>
    <w:rsid w:val="00CF7747"/>
    <w:rsid w:val="00D0080C"/>
    <w:rsid w:val="00D033FC"/>
    <w:rsid w:val="00D042A8"/>
    <w:rsid w:val="00D07D07"/>
    <w:rsid w:val="00D07E09"/>
    <w:rsid w:val="00D10D43"/>
    <w:rsid w:val="00D10ED6"/>
    <w:rsid w:val="00D227D6"/>
    <w:rsid w:val="00D24813"/>
    <w:rsid w:val="00D27830"/>
    <w:rsid w:val="00D34106"/>
    <w:rsid w:val="00D34FDF"/>
    <w:rsid w:val="00D4120F"/>
    <w:rsid w:val="00D42C1B"/>
    <w:rsid w:val="00D476CE"/>
    <w:rsid w:val="00D508D5"/>
    <w:rsid w:val="00D50F71"/>
    <w:rsid w:val="00D6412C"/>
    <w:rsid w:val="00D65FDB"/>
    <w:rsid w:val="00D72F4B"/>
    <w:rsid w:val="00D74183"/>
    <w:rsid w:val="00D775E7"/>
    <w:rsid w:val="00D80E8B"/>
    <w:rsid w:val="00D84D87"/>
    <w:rsid w:val="00D906A1"/>
    <w:rsid w:val="00D944A2"/>
    <w:rsid w:val="00D97165"/>
    <w:rsid w:val="00DA0AF1"/>
    <w:rsid w:val="00DA1B73"/>
    <w:rsid w:val="00DA6D7D"/>
    <w:rsid w:val="00DA733F"/>
    <w:rsid w:val="00DA7A21"/>
    <w:rsid w:val="00DB4364"/>
    <w:rsid w:val="00DB5ABA"/>
    <w:rsid w:val="00DB6ECC"/>
    <w:rsid w:val="00DC1852"/>
    <w:rsid w:val="00DD7BE0"/>
    <w:rsid w:val="00DD7EF2"/>
    <w:rsid w:val="00DE3778"/>
    <w:rsid w:val="00DE4345"/>
    <w:rsid w:val="00DE45EE"/>
    <w:rsid w:val="00DE4DE2"/>
    <w:rsid w:val="00DE5F4F"/>
    <w:rsid w:val="00DE7720"/>
    <w:rsid w:val="00DF03ED"/>
    <w:rsid w:val="00DF2D66"/>
    <w:rsid w:val="00E07B24"/>
    <w:rsid w:val="00E12D72"/>
    <w:rsid w:val="00E13972"/>
    <w:rsid w:val="00E1400F"/>
    <w:rsid w:val="00E165E6"/>
    <w:rsid w:val="00E212F5"/>
    <w:rsid w:val="00E22583"/>
    <w:rsid w:val="00E23CDB"/>
    <w:rsid w:val="00E23E25"/>
    <w:rsid w:val="00E23FA7"/>
    <w:rsid w:val="00E25FF8"/>
    <w:rsid w:val="00E275A2"/>
    <w:rsid w:val="00E30294"/>
    <w:rsid w:val="00E3421A"/>
    <w:rsid w:val="00E433E4"/>
    <w:rsid w:val="00E44791"/>
    <w:rsid w:val="00E52977"/>
    <w:rsid w:val="00E576EB"/>
    <w:rsid w:val="00E62987"/>
    <w:rsid w:val="00E62BA8"/>
    <w:rsid w:val="00E64FA7"/>
    <w:rsid w:val="00E6648E"/>
    <w:rsid w:val="00E66A58"/>
    <w:rsid w:val="00E75D59"/>
    <w:rsid w:val="00E808C9"/>
    <w:rsid w:val="00E82F18"/>
    <w:rsid w:val="00E85212"/>
    <w:rsid w:val="00E914E4"/>
    <w:rsid w:val="00E93056"/>
    <w:rsid w:val="00E93776"/>
    <w:rsid w:val="00E945EA"/>
    <w:rsid w:val="00EA437A"/>
    <w:rsid w:val="00EA7E64"/>
    <w:rsid w:val="00EB076A"/>
    <w:rsid w:val="00EB39A3"/>
    <w:rsid w:val="00EB3D80"/>
    <w:rsid w:val="00EB6296"/>
    <w:rsid w:val="00EB7E63"/>
    <w:rsid w:val="00EC0B2C"/>
    <w:rsid w:val="00EC1F23"/>
    <w:rsid w:val="00EE29AD"/>
    <w:rsid w:val="00EE719A"/>
    <w:rsid w:val="00EF0BA2"/>
    <w:rsid w:val="00F0357D"/>
    <w:rsid w:val="00F10ABB"/>
    <w:rsid w:val="00F14088"/>
    <w:rsid w:val="00F160DD"/>
    <w:rsid w:val="00F1619D"/>
    <w:rsid w:val="00F233A0"/>
    <w:rsid w:val="00F25194"/>
    <w:rsid w:val="00F34676"/>
    <w:rsid w:val="00F42162"/>
    <w:rsid w:val="00F5268F"/>
    <w:rsid w:val="00F52C2E"/>
    <w:rsid w:val="00F5678B"/>
    <w:rsid w:val="00F64449"/>
    <w:rsid w:val="00F71567"/>
    <w:rsid w:val="00F72E52"/>
    <w:rsid w:val="00F77E75"/>
    <w:rsid w:val="00F83AEA"/>
    <w:rsid w:val="00F94DCD"/>
    <w:rsid w:val="00FA06C4"/>
    <w:rsid w:val="00FA6CE9"/>
    <w:rsid w:val="00FB5A25"/>
    <w:rsid w:val="00FC3145"/>
    <w:rsid w:val="00FC5578"/>
    <w:rsid w:val="00FD07B0"/>
    <w:rsid w:val="00FD2DD8"/>
    <w:rsid w:val="00FE093F"/>
    <w:rsid w:val="00FE45EB"/>
    <w:rsid w:val="00FE61A3"/>
    <w:rsid w:val="00FE62AB"/>
    <w:rsid w:val="00FE71E3"/>
    <w:rsid w:val="00FF30F1"/>
    <w:rsid w:val="00FF48F5"/>
    <w:rsid w:val="00FF6DEE"/>
    <w:rsid w:val="00FF7C54"/>
    <w:rsid w:val="019C7BE5"/>
    <w:rsid w:val="01BF37C7"/>
    <w:rsid w:val="01EB45BC"/>
    <w:rsid w:val="022950E4"/>
    <w:rsid w:val="02FB73FE"/>
    <w:rsid w:val="032A1114"/>
    <w:rsid w:val="033E79B8"/>
    <w:rsid w:val="037C2B38"/>
    <w:rsid w:val="037F6DE9"/>
    <w:rsid w:val="044678B0"/>
    <w:rsid w:val="06683086"/>
    <w:rsid w:val="07241799"/>
    <w:rsid w:val="087A5A09"/>
    <w:rsid w:val="08F43B6F"/>
    <w:rsid w:val="0A250805"/>
    <w:rsid w:val="0B13136C"/>
    <w:rsid w:val="0B79368E"/>
    <w:rsid w:val="0BCA60AB"/>
    <w:rsid w:val="0C7612A0"/>
    <w:rsid w:val="0CA36172"/>
    <w:rsid w:val="0ECA5559"/>
    <w:rsid w:val="132810EB"/>
    <w:rsid w:val="14063E6B"/>
    <w:rsid w:val="14CC2C91"/>
    <w:rsid w:val="1596689D"/>
    <w:rsid w:val="16583490"/>
    <w:rsid w:val="178E0839"/>
    <w:rsid w:val="17942BA8"/>
    <w:rsid w:val="1BD8358E"/>
    <w:rsid w:val="1C1B1613"/>
    <w:rsid w:val="1C7B348C"/>
    <w:rsid w:val="1E5A14F9"/>
    <w:rsid w:val="20024E90"/>
    <w:rsid w:val="201727A1"/>
    <w:rsid w:val="212425BE"/>
    <w:rsid w:val="218C5CBF"/>
    <w:rsid w:val="236D2F0F"/>
    <w:rsid w:val="23814F00"/>
    <w:rsid w:val="26257DC6"/>
    <w:rsid w:val="26922AB1"/>
    <w:rsid w:val="27576948"/>
    <w:rsid w:val="2AE04702"/>
    <w:rsid w:val="2B2D4A4E"/>
    <w:rsid w:val="2B506578"/>
    <w:rsid w:val="2BC802ED"/>
    <w:rsid w:val="2BED7A86"/>
    <w:rsid w:val="2C9F197B"/>
    <w:rsid w:val="2CE675AA"/>
    <w:rsid w:val="2D426A52"/>
    <w:rsid w:val="2DE55AB4"/>
    <w:rsid w:val="2F365CD0"/>
    <w:rsid w:val="300165C5"/>
    <w:rsid w:val="302C3792"/>
    <w:rsid w:val="31EA5447"/>
    <w:rsid w:val="331B1D66"/>
    <w:rsid w:val="33423F49"/>
    <w:rsid w:val="34880F47"/>
    <w:rsid w:val="350A5AA1"/>
    <w:rsid w:val="35241F2C"/>
    <w:rsid w:val="36AB07DF"/>
    <w:rsid w:val="3763239F"/>
    <w:rsid w:val="39A45039"/>
    <w:rsid w:val="3BD7738D"/>
    <w:rsid w:val="3C343766"/>
    <w:rsid w:val="3CE80C6A"/>
    <w:rsid w:val="3D3C51AC"/>
    <w:rsid w:val="3E915D9C"/>
    <w:rsid w:val="3F232F34"/>
    <w:rsid w:val="3F332CFB"/>
    <w:rsid w:val="3FE25F99"/>
    <w:rsid w:val="40146648"/>
    <w:rsid w:val="404303D8"/>
    <w:rsid w:val="425115C6"/>
    <w:rsid w:val="42D14AEB"/>
    <w:rsid w:val="432B5410"/>
    <w:rsid w:val="45912351"/>
    <w:rsid w:val="46BB56D9"/>
    <w:rsid w:val="47F40975"/>
    <w:rsid w:val="48687F59"/>
    <w:rsid w:val="48F84CCF"/>
    <w:rsid w:val="497B4C60"/>
    <w:rsid w:val="4A9538B3"/>
    <w:rsid w:val="4AB617D5"/>
    <w:rsid w:val="4D977439"/>
    <w:rsid w:val="4DFB767D"/>
    <w:rsid w:val="4E29093D"/>
    <w:rsid w:val="4E92688F"/>
    <w:rsid w:val="4ED17C62"/>
    <w:rsid w:val="4EE42555"/>
    <w:rsid w:val="4EEE1C06"/>
    <w:rsid w:val="4F6B681F"/>
    <w:rsid w:val="4F807E4C"/>
    <w:rsid w:val="4F92219F"/>
    <w:rsid w:val="50FA611F"/>
    <w:rsid w:val="51617FCE"/>
    <w:rsid w:val="52E53CDC"/>
    <w:rsid w:val="53A61FCB"/>
    <w:rsid w:val="549E2FBE"/>
    <w:rsid w:val="5526212E"/>
    <w:rsid w:val="55696358"/>
    <w:rsid w:val="55C267E4"/>
    <w:rsid w:val="56BE6D1E"/>
    <w:rsid w:val="582028A6"/>
    <w:rsid w:val="59755FA2"/>
    <w:rsid w:val="5A1D042F"/>
    <w:rsid w:val="5A644234"/>
    <w:rsid w:val="5AF72A21"/>
    <w:rsid w:val="5CDB7EBA"/>
    <w:rsid w:val="5DAA369A"/>
    <w:rsid w:val="5F51642C"/>
    <w:rsid w:val="61E90079"/>
    <w:rsid w:val="64C354E8"/>
    <w:rsid w:val="665F05DB"/>
    <w:rsid w:val="66AE57C5"/>
    <w:rsid w:val="685634F1"/>
    <w:rsid w:val="69216E25"/>
    <w:rsid w:val="6A381CBF"/>
    <w:rsid w:val="6BAF3A5F"/>
    <w:rsid w:val="6BC9374B"/>
    <w:rsid w:val="6D7961DC"/>
    <w:rsid w:val="6E6A3EF8"/>
    <w:rsid w:val="6FA14D35"/>
    <w:rsid w:val="6FA22DA1"/>
    <w:rsid w:val="70AA30F0"/>
    <w:rsid w:val="70E81246"/>
    <w:rsid w:val="712770B0"/>
    <w:rsid w:val="734A6A50"/>
    <w:rsid w:val="73924EF9"/>
    <w:rsid w:val="76993771"/>
    <w:rsid w:val="77016F71"/>
    <w:rsid w:val="77C1415C"/>
    <w:rsid w:val="77D45EAD"/>
    <w:rsid w:val="79155E05"/>
    <w:rsid w:val="792C6DB3"/>
    <w:rsid w:val="7C593DD0"/>
    <w:rsid w:val="7CE37212"/>
    <w:rsid w:val="7FD509B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17"/>
    <w:unhideWhenUsed/>
    <w:qFormat/>
    <w:uiPriority w:val="0"/>
    <w:pPr>
      <w:keepNext/>
      <w:keepLines/>
      <w:spacing w:before="260" w:after="260" w:line="416" w:lineRule="auto"/>
      <w:outlineLvl w:val="2"/>
    </w:pPr>
    <w:rPr>
      <w:b/>
      <w:bCs/>
      <w:sz w:val="32"/>
      <w:szCs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annotation text"/>
    <w:basedOn w:val="1"/>
    <w:link w:val="18"/>
    <w:qFormat/>
    <w:uiPriority w:val="0"/>
    <w:pPr>
      <w:jc w:val="left"/>
    </w:pPr>
  </w:style>
  <w:style w:type="paragraph" w:styleId="5">
    <w:name w:val="Plain Text"/>
    <w:basedOn w:val="1"/>
    <w:link w:val="19"/>
    <w:qFormat/>
    <w:uiPriority w:val="0"/>
    <w:rPr>
      <w:rFonts w:ascii="Times New Roman" w:hAnsi="Times New Roman" w:cs="Courier New"/>
      <w:szCs w:val="21"/>
    </w:rPr>
  </w:style>
  <w:style w:type="paragraph" w:styleId="6">
    <w:name w:val="Balloon Text"/>
    <w:basedOn w:val="1"/>
    <w:link w:val="20"/>
    <w:qFormat/>
    <w:uiPriority w:val="0"/>
    <w:rPr>
      <w:sz w:val="18"/>
      <w:szCs w:val="18"/>
    </w:rPr>
  </w:style>
  <w:style w:type="paragraph" w:styleId="7">
    <w:name w:val="footer"/>
    <w:basedOn w:val="1"/>
    <w:link w:val="21"/>
    <w:qFormat/>
    <w:uiPriority w:val="0"/>
    <w:pPr>
      <w:tabs>
        <w:tab w:val="center" w:pos="4153"/>
        <w:tab w:val="right" w:pos="8306"/>
      </w:tabs>
      <w:snapToGrid w:val="0"/>
      <w:jc w:val="left"/>
    </w:pPr>
    <w:rPr>
      <w:sz w:val="18"/>
      <w:szCs w:val="18"/>
    </w:rPr>
  </w:style>
  <w:style w:type="paragraph" w:styleId="8">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9">
    <w:name w:val="table of figures"/>
    <w:basedOn w:val="1"/>
    <w:next w:val="1"/>
    <w:qFormat/>
    <w:uiPriority w:val="0"/>
    <w:pPr>
      <w:ind w:left="200" w:leftChars="200" w:hanging="200" w:hangingChars="200"/>
    </w:pPr>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1">
    <w:name w:val="annotation subject"/>
    <w:basedOn w:val="4"/>
    <w:next w:val="4"/>
    <w:link w:val="23"/>
    <w:qFormat/>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22"/>
    <w:rPr>
      <w:b/>
      <w:bCs/>
    </w:rPr>
  </w:style>
  <w:style w:type="character" w:styleId="16">
    <w:name w:val="annotation reference"/>
    <w:qFormat/>
    <w:uiPriority w:val="0"/>
    <w:rPr>
      <w:sz w:val="21"/>
      <w:szCs w:val="21"/>
    </w:rPr>
  </w:style>
  <w:style w:type="character" w:customStyle="1" w:styleId="17">
    <w:name w:val="标题 3 字符"/>
    <w:link w:val="3"/>
    <w:semiHidden/>
    <w:qFormat/>
    <w:uiPriority w:val="0"/>
    <w:rPr>
      <w:b/>
      <w:bCs/>
      <w:kern w:val="2"/>
      <w:sz w:val="32"/>
      <w:szCs w:val="32"/>
    </w:rPr>
  </w:style>
  <w:style w:type="character" w:customStyle="1" w:styleId="18">
    <w:name w:val="批注文字 字符"/>
    <w:link w:val="4"/>
    <w:qFormat/>
    <w:uiPriority w:val="0"/>
    <w:rPr>
      <w:kern w:val="2"/>
      <w:sz w:val="21"/>
      <w:szCs w:val="24"/>
    </w:rPr>
  </w:style>
  <w:style w:type="character" w:customStyle="1" w:styleId="19">
    <w:name w:val="纯文本 字符"/>
    <w:link w:val="5"/>
    <w:qFormat/>
    <w:uiPriority w:val="0"/>
    <w:rPr>
      <w:rFonts w:ascii="Times New Roman" w:hAnsi="Times New Roman" w:eastAsia="宋体" w:cs="Courier New"/>
      <w:kern w:val="2"/>
      <w:sz w:val="21"/>
      <w:szCs w:val="21"/>
    </w:rPr>
  </w:style>
  <w:style w:type="character" w:customStyle="1" w:styleId="20">
    <w:name w:val="批注框文本 字符"/>
    <w:link w:val="6"/>
    <w:qFormat/>
    <w:uiPriority w:val="0"/>
    <w:rPr>
      <w:kern w:val="2"/>
      <w:sz w:val="18"/>
      <w:szCs w:val="18"/>
    </w:rPr>
  </w:style>
  <w:style w:type="character" w:customStyle="1" w:styleId="21">
    <w:name w:val="页脚 字符"/>
    <w:link w:val="7"/>
    <w:qFormat/>
    <w:uiPriority w:val="0"/>
    <w:rPr>
      <w:kern w:val="2"/>
      <w:sz w:val="18"/>
      <w:szCs w:val="18"/>
    </w:rPr>
  </w:style>
  <w:style w:type="character" w:customStyle="1" w:styleId="22">
    <w:name w:val="页眉 字符"/>
    <w:link w:val="8"/>
    <w:qFormat/>
    <w:uiPriority w:val="0"/>
    <w:rPr>
      <w:kern w:val="2"/>
      <w:sz w:val="18"/>
      <w:szCs w:val="18"/>
    </w:rPr>
  </w:style>
  <w:style w:type="character" w:customStyle="1" w:styleId="23">
    <w:name w:val="批注主题 字符"/>
    <w:link w:val="11"/>
    <w:qFormat/>
    <w:uiPriority w:val="0"/>
    <w:rPr>
      <w:b/>
      <w:bCs/>
      <w:kern w:val="2"/>
      <w:sz w:val="21"/>
      <w:szCs w:val="24"/>
    </w:rPr>
  </w:style>
  <w:style w:type="paragraph" w:customStyle="1" w:styleId="24">
    <w:name w:val="_Style 16"/>
    <w:basedOn w:val="1"/>
    <w:next w:val="5"/>
    <w:qFormat/>
    <w:uiPriority w:val="0"/>
    <w:pPr>
      <w:adjustRightInd w:val="0"/>
      <w:textAlignment w:val="baseline"/>
    </w:pPr>
    <w:rPr>
      <w:szCs w:val="20"/>
    </w:rPr>
  </w:style>
  <w:style w:type="character" w:customStyle="1" w:styleId="25">
    <w:name w:val="样式 五号 居中 行距: 单倍行距 Char"/>
    <w:link w:val="26"/>
    <w:qFormat/>
    <w:uiPriority w:val="0"/>
    <w:rPr>
      <w:rFonts w:cs="宋体"/>
      <w:spacing w:val="10"/>
      <w:sz w:val="21"/>
    </w:rPr>
  </w:style>
  <w:style w:type="paragraph" w:customStyle="1" w:styleId="26">
    <w:name w:val="样式 五号 居中 行距: 单倍行距"/>
    <w:basedOn w:val="1"/>
    <w:link w:val="25"/>
    <w:qFormat/>
    <w:uiPriority w:val="0"/>
    <w:pPr>
      <w:widowControl/>
      <w:tabs>
        <w:tab w:val="left" w:pos="377"/>
      </w:tabs>
      <w:spacing w:before="50" w:beforeLines="50"/>
      <w:jc w:val="center"/>
    </w:pPr>
    <w:rPr>
      <w:rFonts w:cs="宋体"/>
      <w:spacing w:val="10"/>
      <w:kern w:val="0"/>
      <w:szCs w:val="20"/>
    </w:rPr>
  </w:style>
  <w:style w:type="character" w:customStyle="1" w:styleId="27">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extobjs>
    <extobj name="F360BE8B-6686-4F3D-AEAF-501FE73E4058-1">
      <extobjdata type="F360BE8B-6686-4F3D-AEAF-501FE73E4058" data="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"/>
    </extobj>
    <extobj name="F360BE8B-6686-4F3D-AEAF-501FE73E4058-2">
      <extobjdata type="F360BE8B-6686-4F3D-AEAF-501FE73E4058" data="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"/>
    </extobj>
    <extobj name="F360BE8B-6686-4F3D-AEAF-501FE73E4058-3">
      <extobjdata type="F360BE8B-6686-4F3D-AEAF-501FE73E4058" data="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LNTU</Company>
  <Pages>15</Pages>
  <Words>3357</Words>
  <Characters>3652</Characters>
  <Lines>388</Lines>
  <Paragraphs>270</Paragraphs>
  <TotalTime>11</TotalTime>
  <ScaleCrop>false</ScaleCrop>
  <LinksUpToDate>false</LinksUpToDate>
  <CharactersWithSpaces>3906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2024-06-19T03:05:00Z</dcterms:created>
  <dc:creator>LNTU</dc:creator>
  <cp:lastModifiedBy>张明俊</cp:lastModifiedBy>
  <cp:lastPrinted>2022-10-05T05:42:00Z</cp:lastPrinted>
  <dcterms:modified xsi:type="dcterms:W3CDTF">2026-03-09T12:10:25Z</dcterms:modified>
  <dc:title>辽  宁  工  程  技  术  大  学</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eyJoZGlkIjoiM2Y2ZTBmZTBkNzAyMWFkNDJmYWVkOTA4NjBjY2ViZjQiLCJ1c2VySWQiOiIxMTU2MzE2NDQxIn0=</vt:lpwstr>
  </property>
  <property fmtid="{D5CDD505-2E9C-101B-9397-08002B2CF9AE}" pid="3" name="KSOProductBuildVer">
    <vt:lpwstr>2052-12.1.0.25225</vt:lpwstr>
  </property>
  <property fmtid="{D5CDD505-2E9C-101B-9397-08002B2CF9AE}" pid="4" name="ICV">
    <vt:lpwstr>1EFA85AF79D145A7AB9C7E5E7A768A04_13</vt:lpwstr>
  </property>
</Properties>
</file>